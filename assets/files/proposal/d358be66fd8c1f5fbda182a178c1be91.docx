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szCs w:val="24"/>
          <w:lang w:val="en-US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8255</wp:posOffset>
            </wp:positionH>
            <wp:positionV relativeFrom="paragraph">
              <wp:posOffset>-58420</wp:posOffset>
            </wp:positionV>
            <wp:extent cx="1066800" cy="685800"/>
            <wp:effectExtent l="0" t="0" r="0" b="0"/>
            <wp:wrapNone/>
            <wp:docPr id="10" name="Picture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Cs w:val="24"/>
          <w:lang w:val="sv-SE"/>
        </w:rPr>
        <w:t>JURUSAN TEKNIK INFORMATIKA</w:t>
      </w:r>
    </w:p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FAKULTAS TEKNOLOGI INFORMASI</w:t>
      </w:r>
    </w:p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INSTITUT TEKNOLOGI SEPULUH NOPEMBER</w:t>
      </w:r>
    </w:p>
    <w:p w:rsidR="00875880" w:rsidRDefault="00492B0D" w:rsidP="00363500">
      <w:pPr>
        <w:spacing w:line="360" w:lineRule="auto"/>
        <w:contextualSpacing/>
        <w:jc w:val="both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22860</wp:posOffset>
                </wp:positionV>
                <wp:extent cx="5729605" cy="0"/>
                <wp:effectExtent l="12065" t="15240" r="11430" b="13335"/>
                <wp:wrapNone/>
                <wp:docPr id="5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2960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65pt,1.8pt" to="451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bdHAIAADcEAAAOAAAAZHJzL2Uyb0RvYy54bWysU8GO2jAQvVfqP1i+QxIKL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" o:allowincell="f" strokeweight="1.5pt"/>
            </w:pict>
          </mc:Fallback>
        </mc:AlternateContent>
      </w:r>
    </w:p>
    <w:p w:rsidR="00875880" w:rsidRDefault="007B46DC" w:rsidP="0036350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sv-SE"/>
        </w:rPr>
        <w:t>USULAN TUGAS AKHIR</w:t>
      </w:r>
    </w:p>
    <w:p w:rsidR="00875880" w:rsidRDefault="00875880" w:rsidP="0036350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contextualSpacing/>
        <w:jc w:val="both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IDENTITAS PENGUSUL</w:t>
      </w:r>
    </w:p>
    <w:p w:rsidR="00875880" w:rsidRDefault="00875880" w:rsidP="00363500">
      <w:pPr>
        <w:pStyle w:val="ListParagraph"/>
        <w:ind w:firstLine="0"/>
      </w:pPr>
    </w:p>
    <w:p w:rsidR="00875880" w:rsidRDefault="007B46DC" w:rsidP="00363500">
      <w:pPr>
        <w:spacing w:line="360" w:lineRule="auto"/>
        <w:ind w:firstLine="720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>Nama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  <w:lang w:val="en-US"/>
        </w:rPr>
        <w:t>Adi Kurniawan</w:t>
      </w:r>
    </w:p>
    <w:p w:rsidR="00875880" w:rsidRDefault="007B46DC" w:rsidP="00363500">
      <w:pPr>
        <w:spacing w:line="360" w:lineRule="auto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ab/>
        <w:t>NRP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</w:rPr>
        <w:t>510</w:t>
      </w:r>
      <w:r>
        <w:rPr>
          <w:b/>
          <w:color w:val="000000"/>
          <w:szCs w:val="24"/>
          <w:lang w:val="en-US"/>
        </w:rPr>
        <w:t>8</w:t>
      </w:r>
      <w:r>
        <w:rPr>
          <w:b/>
          <w:color w:val="000000"/>
          <w:szCs w:val="24"/>
        </w:rPr>
        <w:t xml:space="preserve"> 100 </w:t>
      </w:r>
      <w:r>
        <w:rPr>
          <w:b/>
          <w:color w:val="000000"/>
          <w:szCs w:val="24"/>
          <w:lang w:val="en-US"/>
        </w:rPr>
        <w:t>201</w:t>
      </w:r>
    </w:p>
    <w:p w:rsidR="00875880" w:rsidRDefault="007B46DC" w:rsidP="00363500">
      <w:pPr>
        <w:spacing w:line="360" w:lineRule="auto"/>
        <w:contextualSpacing/>
        <w:rPr>
          <w:b/>
          <w:szCs w:val="24"/>
        </w:rPr>
      </w:pPr>
      <w:r>
        <w:rPr>
          <w:szCs w:val="24"/>
        </w:rPr>
        <w:tab/>
        <w:t>Dosen Wali</w:t>
      </w:r>
      <w:r>
        <w:rPr>
          <w:szCs w:val="24"/>
        </w:rPr>
        <w:tab/>
        <w:t xml:space="preserve">:  </w:t>
      </w:r>
      <w:r>
        <w:rPr>
          <w:b/>
          <w:szCs w:val="24"/>
        </w:rPr>
        <w:t>Bilqis Amaliah,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S.Kom.,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M.Kom.</w:t>
      </w:r>
    </w:p>
    <w:p w:rsidR="00875880" w:rsidRDefault="00875880" w:rsidP="00363500">
      <w:pPr>
        <w:spacing w:line="360" w:lineRule="auto"/>
        <w:contextualSpacing/>
        <w:rPr>
          <w:b/>
          <w:color w:val="000000"/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</w:rPr>
        <w:t>JUDUL TUGAS AKHIR</w:t>
      </w:r>
    </w:p>
    <w:p w:rsidR="00221D7A" w:rsidRPr="00221D7A" w:rsidRDefault="00221D7A" w:rsidP="00363500">
      <w:pPr>
        <w:spacing w:line="360" w:lineRule="auto"/>
        <w:rPr>
          <w:lang w:val="en-US"/>
        </w:rPr>
      </w:pPr>
    </w:p>
    <w:p w:rsidR="00D10A09" w:rsidRPr="00221D7A" w:rsidRDefault="007751A0" w:rsidP="00363500">
      <w:pPr>
        <w:spacing w:line="360" w:lineRule="auto"/>
        <w:rPr>
          <w:b/>
          <w:i/>
          <w:sz w:val="26"/>
          <w:lang w:val="en-US"/>
        </w:rPr>
      </w:pPr>
      <w:r>
        <w:rPr>
          <w:b/>
          <w:i/>
          <w:sz w:val="26"/>
          <w:lang w:val="en-US"/>
        </w:rPr>
        <w:t>Sistem</w:t>
      </w:r>
      <w:r w:rsidR="00D10A09" w:rsidRPr="00221D7A">
        <w:rPr>
          <w:b/>
          <w:i/>
          <w:sz w:val="26"/>
          <w:lang w:val="en-US"/>
        </w:rPr>
        <w:t xml:space="preserve"> </w:t>
      </w:r>
      <w:r>
        <w:rPr>
          <w:b/>
          <w:i/>
          <w:sz w:val="26"/>
          <w:lang w:val="en-US"/>
        </w:rPr>
        <w:t>P</w:t>
      </w:r>
      <w:r w:rsidR="00D10A09" w:rsidRPr="00221D7A">
        <w:rPr>
          <w:b/>
          <w:i/>
          <w:sz w:val="26"/>
          <w:lang w:val="en-US"/>
        </w:rPr>
        <w:t xml:space="preserve">romosi </w:t>
      </w:r>
      <w:r>
        <w:rPr>
          <w:b/>
          <w:i/>
          <w:sz w:val="26"/>
          <w:lang w:val="en-US"/>
        </w:rPr>
        <w:t xml:space="preserve">Pariwisata </w:t>
      </w:r>
      <w:r w:rsidR="00ED0164">
        <w:rPr>
          <w:b/>
          <w:i/>
          <w:sz w:val="26"/>
          <w:lang w:val="en-US"/>
        </w:rPr>
        <w:t>M</w:t>
      </w:r>
      <w:r>
        <w:rPr>
          <w:b/>
          <w:i/>
          <w:sz w:val="26"/>
          <w:lang w:val="en-US"/>
        </w:rPr>
        <w:t>enggunakan O</w:t>
      </w:r>
      <w:r w:rsidR="00D10A09" w:rsidRPr="00221D7A">
        <w:rPr>
          <w:b/>
          <w:i/>
          <w:sz w:val="26"/>
          <w:lang w:val="en-US"/>
        </w:rPr>
        <w:t>ntologi</w:t>
      </w:r>
    </w:p>
    <w:p w:rsidR="00494113" w:rsidRPr="00494113" w:rsidRDefault="00494113" w:rsidP="00363500">
      <w:pPr>
        <w:spacing w:line="360" w:lineRule="auto"/>
        <w:rPr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LATAR BELAKANG</w:t>
      </w:r>
    </w:p>
    <w:p w:rsidR="00526100" w:rsidRDefault="00B510D1" w:rsidP="0036350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>
        <w:rPr>
          <w:szCs w:val="24"/>
          <w:lang w:val="en-US"/>
        </w:rPr>
        <w:t>Pariwisata</w:t>
      </w:r>
      <w:r w:rsidR="00CA6373" w:rsidRPr="00CA6373">
        <w:rPr>
          <w:szCs w:val="24"/>
          <w:lang w:val="en-US"/>
        </w:rPr>
        <w:t xml:space="preserve"> merupakan sektor yang penting di </w:t>
      </w:r>
      <w:r w:rsidR="00FF5248">
        <w:rPr>
          <w:szCs w:val="24"/>
          <w:lang w:val="en-US"/>
        </w:rPr>
        <w:t>Indonesia</w:t>
      </w:r>
      <w:r w:rsidR="00CA6373" w:rsidRPr="00CA6373">
        <w:rPr>
          <w:szCs w:val="24"/>
          <w:lang w:val="en-US"/>
        </w:rPr>
        <w:t xml:space="preserve">. </w:t>
      </w:r>
      <w:r w:rsidR="00882A1A">
        <w:rPr>
          <w:szCs w:val="24"/>
          <w:lang w:val="en-US"/>
        </w:rPr>
        <w:t>Berdasarkan data Badan Pusat Statistik (BPS)</w:t>
      </w:r>
      <w:r w:rsidR="00322AAD">
        <w:rPr>
          <w:szCs w:val="24"/>
          <w:lang w:val="en-US"/>
        </w:rPr>
        <w:t xml:space="preserve"> No. 09/02/Th.XV</w:t>
      </w:r>
      <w:r w:rsidR="00322AAD" w:rsidRPr="00322AAD">
        <w:rPr>
          <w:szCs w:val="24"/>
          <w:lang w:val="en-US"/>
        </w:rPr>
        <w:t xml:space="preserve"> 1 Februari 2012</w:t>
      </w:r>
      <w:sdt>
        <w:sdtPr>
          <w:rPr>
            <w:rStyle w:val="post-content"/>
            <w:szCs w:val="24"/>
          </w:rPr>
          <w:id w:val="-695067881"/>
          <w:citation/>
        </w:sdtPr>
        <w:sdtContent>
          <w:r w:rsidR="00430C09">
            <w:rPr>
              <w:rStyle w:val="post-content"/>
              <w:szCs w:val="24"/>
            </w:rPr>
            <w:fldChar w:fldCharType="begin"/>
          </w:r>
          <w:r w:rsidR="001F2F54">
            <w:rPr>
              <w:szCs w:val="24"/>
              <w:lang w:val="en-US"/>
            </w:rPr>
            <w:instrText xml:space="preserve">CITATION Placeholder1 \l 1033 </w:instrText>
          </w:r>
          <w:r w:rsidR="00430C09">
            <w:rPr>
              <w:rStyle w:val="post-content"/>
              <w:szCs w:val="24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hyperlink w:anchor="Placeholder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1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430C09">
            <w:rPr>
              <w:rStyle w:val="post-content"/>
              <w:szCs w:val="24"/>
            </w:rPr>
            <w:fldChar w:fldCharType="end"/>
          </w:r>
        </w:sdtContent>
      </w:sdt>
      <w:r w:rsidR="0008712D">
        <w:rPr>
          <w:rStyle w:val="post-content"/>
          <w:szCs w:val="24"/>
          <w:lang w:val="en-US"/>
        </w:rPr>
        <w:t>,</w:t>
      </w:r>
      <w:r w:rsidR="00E81515" w:rsidRPr="00E81515">
        <w:rPr>
          <w:szCs w:val="24"/>
          <w:lang w:val="en-US"/>
        </w:rPr>
        <w:t xml:space="preserve"> </w:t>
      </w:r>
      <w:r w:rsidR="00E81515" w:rsidRPr="00F27DD9">
        <w:rPr>
          <w:szCs w:val="24"/>
          <w:lang w:val="en-US"/>
        </w:rPr>
        <w:t xml:space="preserve">sepanjang </w:t>
      </w:r>
      <w:r w:rsidR="00E81515" w:rsidRPr="00F27DD9">
        <w:rPr>
          <w:rStyle w:val="post-content"/>
          <w:szCs w:val="24"/>
          <w:lang w:val="en-US"/>
        </w:rPr>
        <w:t xml:space="preserve">tahun </w:t>
      </w:r>
      <w:r w:rsidR="00E81515" w:rsidRPr="00F27DD9">
        <w:rPr>
          <w:rStyle w:val="post-content"/>
          <w:szCs w:val="24"/>
        </w:rPr>
        <w:t>2011</w:t>
      </w:r>
      <w:r w:rsidR="00E81515">
        <w:rPr>
          <w:szCs w:val="24"/>
          <w:lang w:val="en-US"/>
        </w:rPr>
        <w:t xml:space="preserve"> </w:t>
      </w:r>
      <w:r w:rsidR="0008712D">
        <w:rPr>
          <w:rStyle w:val="post-content"/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sektor </w:t>
      </w:r>
      <w:r w:rsidR="00A535EA">
        <w:rPr>
          <w:szCs w:val="24"/>
          <w:lang w:val="en-US"/>
        </w:rPr>
        <w:t>pariwisata</w:t>
      </w:r>
      <w:r w:rsidR="00E221AA">
        <w:rPr>
          <w:rFonts w:eastAsia="Batang" w:hint="eastAsia"/>
          <w:szCs w:val="24"/>
          <w:lang w:val="en-US" w:eastAsia="ko-KR"/>
        </w:rPr>
        <w:t xml:space="preserve"> </w:t>
      </w:r>
      <w:r w:rsidR="00FF5248">
        <w:rPr>
          <w:szCs w:val="24"/>
          <w:lang w:val="en-US"/>
        </w:rPr>
        <w:t>Indonesia</w:t>
      </w:r>
      <w:r w:rsidR="00E81515">
        <w:rPr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menyumbang </w:t>
      </w:r>
      <w:r w:rsidR="00CA6373">
        <w:rPr>
          <w:szCs w:val="24"/>
          <w:lang w:val="en-US"/>
        </w:rPr>
        <w:t>d</w:t>
      </w:r>
      <w:r w:rsidR="00CA6373" w:rsidRPr="00CA6373">
        <w:rPr>
          <w:szCs w:val="24"/>
          <w:lang w:val="en-US"/>
        </w:rPr>
        <w:t xml:space="preserve">evisa negara </w:t>
      </w:r>
      <w:r w:rsidR="00BD6B49">
        <w:rPr>
          <w:szCs w:val="24"/>
          <w:lang w:val="en-US"/>
        </w:rPr>
        <w:t>berkisar</w:t>
      </w:r>
      <w:r w:rsidR="005E64E0" w:rsidRPr="005E64E0">
        <w:rPr>
          <w:rStyle w:val="post-content"/>
          <w:szCs w:val="24"/>
        </w:rPr>
        <w:t xml:space="preserve"> 8,6 miliar dolar AS</w:t>
      </w:r>
      <w:r w:rsidR="005E64E0">
        <w:rPr>
          <w:rStyle w:val="post-content"/>
          <w:szCs w:val="24"/>
          <w:lang w:val="en-US"/>
        </w:rPr>
        <w:t xml:space="preserve"> dengan jumlah total pengunjung</w:t>
      </w:r>
      <w:r w:rsidR="00882A1A">
        <w:rPr>
          <w:rStyle w:val="post-content"/>
          <w:szCs w:val="24"/>
          <w:lang w:val="en-US"/>
        </w:rPr>
        <w:t xml:space="preserve"> </w:t>
      </w:r>
      <w:r w:rsidR="00010CFA">
        <w:rPr>
          <w:rStyle w:val="post-content"/>
          <w:szCs w:val="24"/>
          <w:lang w:val="en-US"/>
        </w:rPr>
        <w:t>turis</w:t>
      </w:r>
      <w:r w:rsidR="00882A1A">
        <w:rPr>
          <w:rStyle w:val="post-content"/>
          <w:szCs w:val="24"/>
          <w:lang w:val="en-US"/>
        </w:rPr>
        <w:t xml:space="preserve"> manca</w:t>
      </w:r>
      <w:r w:rsidR="00F42E2F">
        <w:rPr>
          <w:rStyle w:val="post-content"/>
          <w:szCs w:val="24"/>
          <w:lang w:val="en-US"/>
        </w:rPr>
        <w:t xml:space="preserve"> </w:t>
      </w:r>
      <w:r w:rsidR="00882A1A">
        <w:rPr>
          <w:rStyle w:val="post-content"/>
          <w:szCs w:val="24"/>
          <w:lang w:val="en-US"/>
        </w:rPr>
        <w:t xml:space="preserve">negera </w:t>
      </w:r>
      <w:r w:rsidR="00BD6B49">
        <w:rPr>
          <w:rStyle w:val="post-content"/>
          <w:szCs w:val="24"/>
          <w:lang w:val="en-US"/>
        </w:rPr>
        <w:t xml:space="preserve">berkisar </w:t>
      </w:r>
      <w:r w:rsidR="00882A1A" w:rsidRPr="00882A1A">
        <w:rPr>
          <w:rStyle w:val="post-content"/>
          <w:szCs w:val="24"/>
        </w:rPr>
        <w:t>7,65 juta orang</w:t>
      </w:r>
      <w:r w:rsidR="00322AAD">
        <w:rPr>
          <w:rStyle w:val="post-content"/>
          <w:szCs w:val="24"/>
          <w:lang w:val="en-US"/>
        </w:rPr>
        <w:t xml:space="preserve">. </w:t>
      </w:r>
      <w:r w:rsidR="00736301">
        <w:rPr>
          <w:rStyle w:val="post-content"/>
          <w:szCs w:val="24"/>
          <w:lang w:val="en-US"/>
        </w:rPr>
        <w:t>Chen</w:t>
      </w:r>
      <w:r w:rsidR="00835689" w:rsidRPr="00835689">
        <w:rPr>
          <w:rStyle w:val="post-content"/>
          <w:szCs w:val="24"/>
          <w:lang w:val="en-US"/>
        </w:rPr>
        <w:t xml:space="preserve"> </w:t>
      </w:r>
      <w:sdt>
        <w:sdtPr>
          <w:rPr>
            <w:rStyle w:val="post-content"/>
            <w:szCs w:val="24"/>
            <w:lang w:val="en-US"/>
          </w:rPr>
          <w:id w:val="1495997586"/>
          <w:citation/>
        </w:sdtPr>
        <w:sdtContent>
          <w:r w:rsidR="00835689">
            <w:rPr>
              <w:rStyle w:val="post-content"/>
              <w:szCs w:val="24"/>
              <w:lang w:val="en-US"/>
            </w:rPr>
            <w:fldChar w:fldCharType="begin"/>
          </w:r>
          <w:r w:rsidR="00835689">
            <w:rPr>
              <w:rStyle w:val="post-content"/>
              <w:szCs w:val="24"/>
              <w:lang w:val="en-US"/>
            </w:rPr>
            <w:instrText xml:space="preserve"> CITATION Che11 \l 1033 </w:instrText>
          </w:r>
          <w:r w:rsidR="00835689">
            <w:rPr>
              <w:rStyle w:val="post-content"/>
              <w:szCs w:val="24"/>
              <w:lang w:val="en-US"/>
            </w:rPr>
            <w:fldChar w:fldCharType="separate"/>
          </w:r>
          <w:r w:rsidR="0087758E" w:rsidRPr="0087758E">
            <w:rPr>
              <w:szCs w:val="24"/>
              <w:lang w:val="en-US"/>
            </w:rPr>
            <w:t>[</w:t>
          </w:r>
          <w:r w:rsidR="0087758E" w:rsidRPr="0087758E">
            <w:rPr>
              <w:szCs w:val="24"/>
              <w:lang w:val="en-US"/>
            </w:rPr>
            <w:fldChar w:fldCharType="begin"/>
          </w:r>
          <w:r w:rsidR="0087758E" w:rsidRPr="0087758E">
            <w:rPr>
              <w:szCs w:val="24"/>
              <w:lang w:val="en-US"/>
            </w:rPr>
            <w:instrText xml:space="preserve"> HYPERLINK "" \l "Che11" </w:instrText>
          </w:r>
          <w:r w:rsidR="0087758E" w:rsidRPr="0087758E">
            <w:rPr>
              <w:szCs w:val="24"/>
              <w:lang w:val="en-US"/>
            </w:rPr>
          </w:r>
          <w:r w:rsidR="0087758E" w:rsidRPr="0087758E">
            <w:rPr>
              <w:szCs w:val="24"/>
              <w:lang w:val="en-US"/>
            </w:rPr>
            <w:fldChar w:fldCharType="separate"/>
          </w:r>
          <w:r w:rsidR="0087758E" w:rsidRPr="0087758E">
            <w:rPr>
              <w:rStyle w:val="Heading2Char"/>
              <w:rFonts w:ascii="Times New Roman" w:eastAsia="MS Mincho" w:hAnsi="Times New Roman"/>
              <w:sz w:val="24"/>
              <w:szCs w:val="24"/>
              <w:lang w:val="en-US"/>
            </w:rPr>
            <w:t>2</w:t>
          </w:r>
          <w:r w:rsidR="0087758E" w:rsidRPr="0087758E">
            <w:rPr>
              <w:szCs w:val="24"/>
              <w:lang w:val="en-US"/>
            </w:rPr>
            <w:fldChar w:fldCharType="end"/>
          </w:r>
          <w:r w:rsidR="0087758E" w:rsidRPr="0087758E">
            <w:rPr>
              <w:szCs w:val="24"/>
              <w:lang w:val="en-US"/>
            </w:rPr>
            <w:t>]</w:t>
          </w:r>
          <w:r w:rsidR="00835689">
            <w:rPr>
              <w:rStyle w:val="post-content"/>
              <w:szCs w:val="24"/>
              <w:lang w:val="en-US"/>
            </w:rPr>
            <w:fldChar w:fldCharType="end"/>
          </w:r>
        </w:sdtContent>
      </w:sdt>
      <w:r w:rsidR="00835689">
        <w:rPr>
          <w:rStyle w:val="post-content"/>
          <w:szCs w:val="24"/>
          <w:lang w:val="en-US"/>
        </w:rPr>
        <w:t xml:space="preserve"> menyebutkan dalam tulisanya bahwa </w:t>
      </w:r>
      <w:r w:rsidR="00CC4276" w:rsidRPr="00F27DD9">
        <w:rPr>
          <w:rStyle w:val="post-content"/>
          <w:i/>
          <w:szCs w:val="24"/>
          <w:lang w:val="en-US"/>
        </w:rPr>
        <w:t>World Tour</w:t>
      </w:r>
      <w:r w:rsidR="00D40634">
        <w:rPr>
          <w:rStyle w:val="post-content"/>
          <w:i/>
          <w:szCs w:val="24"/>
          <w:lang w:val="en-US"/>
        </w:rPr>
        <w:t>i</w:t>
      </w:r>
      <w:r w:rsidR="00CC4276" w:rsidRPr="00F27DD9">
        <w:rPr>
          <w:rStyle w:val="post-content"/>
          <w:i/>
          <w:szCs w:val="24"/>
          <w:lang w:val="en-US"/>
        </w:rPr>
        <w:t xml:space="preserve">sm </w:t>
      </w:r>
      <w:r w:rsidR="00576F26">
        <w:rPr>
          <w:rStyle w:val="post-content"/>
          <w:i/>
          <w:szCs w:val="24"/>
          <w:lang w:val="en-US"/>
        </w:rPr>
        <w:t>O</w:t>
      </w:r>
      <w:r w:rsidR="00CC4276" w:rsidRPr="00F27DD9">
        <w:rPr>
          <w:rStyle w:val="post-content"/>
          <w:i/>
          <w:szCs w:val="24"/>
          <w:lang w:val="en-US"/>
        </w:rPr>
        <w:t>rganization</w:t>
      </w:r>
      <w:r w:rsidR="000E73F3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(WTO) meramalkan pada tahun 2019, industri pariwisata </w:t>
      </w:r>
      <w:r w:rsidR="00526100" w:rsidRPr="00CC4276">
        <w:rPr>
          <w:rStyle w:val="post-content"/>
          <w:szCs w:val="24"/>
          <w:lang w:val="en-US"/>
        </w:rPr>
        <w:t xml:space="preserve">Asia Pasifik </w:t>
      </w:r>
      <w:r w:rsidR="00835689">
        <w:rPr>
          <w:rStyle w:val="post-content"/>
          <w:szCs w:val="24"/>
          <w:lang w:val="en-US"/>
        </w:rPr>
        <w:t xml:space="preserve">akan mengalami perkembangan yang </w:t>
      </w:r>
      <w:r w:rsidR="00CC4276" w:rsidRPr="00CC4276">
        <w:rPr>
          <w:rStyle w:val="post-content"/>
          <w:szCs w:val="24"/>
          <w:lang w:val="en-US"/>
        </w:rPr>
        <w:t>menjanjikan</w:t>
      </w:r>
      <w:r w:rsidR="00835689">
        <w:rPr>
          <w:rStyle w:val="post-content"/>
          <w:szCs w:val="24"/>
          <w:lang w:val="en-US"/>
        </w:rPr>
        <w:t xml:space="preserve">. </w:t>
      </w:r>
      <w:r w:rsidR="00121F9F">
        <w:rPr>
          <w:rStyle w:val="post-content"/>
          <w:szCs w:val="24"/>
          <w:lang w:val="en-US"/>
        </w:rPr>
        <w:t xml:space="preserve">Pada </w:t>
      </w:r>
      <w:r w:rsidR="00835689">
        <w:rPr>
          <w:rStyle w:val="post-content"/>
          <w:szCs w:val="24"/>
          <w:lang w:val="en-US"/>
        </w:rPr>
        <w:t>tulisannya tersebut, WTO memperkirakan pendapatan dari se</w:t>
      </w:r>
      <w:r w:rsidR="00D003F7">
        <w:rPr>
          <w:rStyle w:val="post-content"/>
          <w:szCs w:val="24"/>
          <w:lang w:val="en-US"/>
        </w:rPr>
        <w:t>k</w:t>
      </w:r>
      <w:r w:rsidR="00835689">
        <w:rPr>
          <w:rStyle w:val="post-content"/>
          <w:szCs w:val="24"/>
          <w:lang w:val="en-US"/>
        </w:rPr>
        <w:t>tor pariwisata berkisar</w:t>
      </w:r>
      <w:r w:rsidR="00D003F7">
        <w:rPr>
          <w:rStyle w:val="post-content"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>US$1,002 milyar</w:t>
      </w:r>
      <w:r w:rsidR="00835689">
        <w:rPr>
          <w:rStyle w:val="post-content"/>
          <w:szCs w:val="24"/>
          <w:lang w:val="en-US"/>
        </w:rPr>
        <w:t xml:space="preserve">. </w:t>
      </w:r>
      <w:r w:rsidR="00962232">
        <w:rPr>
          <w:rStyle w:val="post-content"/>
          <w:szCs w:val="24"/>
          <w:lang w:val="en-US"/>
        </w:rPr>
        <w:t xml:space="preserve">WTO juga memperkirakan </w:t>
      </w:r>
      <w:r w:rsidR="00835689">
        <w:rPr>
          <w:rStyle w:val="post-content"/>
          <w:szCs w:val="24"/>
          <w:lang w:val="en-US"/>
        </w:rPr>
        <w:t xml:space="preserve">akan terjadi penyerapan tenaga kerja sebanyak 124 juta jiwa. </w:t>
      </w:r>
      <w:r w:rsidR="00CC4276" w:rsidRPr="00CC4276">
        <w:rPr>
          <w:rStyle w:val="post-content"/>
          <w:szCs w:val="24"/>
          <w:lang w:val="en-US"/>
        </w:rPr>
        <w:t xml:space="preserve">Fenomena ini </w:t>
      </w:r>
      <w:r w:rsidR="00962232">
        <w:rPr>
          <w:rStyle w:val="post-content"/>
          <w:szCs w:val="24"/>
          <w:lang w:val="en-US"/>
        </w:rPr>
        <w:t xml:space="preserve">dapat membantu peningkatan </w:t>
      </w:r>
      <w:r w:rsidR="00CC4276" w:rsidRPr="00CC4276">
        <w:rPr>
          <w:rStyle w:val="post-content"/>
          <w:szCs w:val="24"/>
          <w:lang w:val="en-US"/>
        </w:rPr>
        <w:t xml:space="preserve">pertumbuhan ekonomi dan </w:t>
      </w:r>
      <w:r w:rsidR="00CC4276" w:rsidRPr="00F27DD9">
        <w:rPr>
          <w:rStyle w:val="post-content"/>
          <w:i/>
          <w:szCs w:val="24"/>
          <w:lang w:val="en-US"/>
        </w:rPr>
        <w:t>Gross Domistic Product</w:t>
      </w:r>
      <w:r w:rsidR="00526100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(GDP). </w:t>
      </w:r>
    </w:p>
    <w:p w:rsidR="00CC4276" w:rsidRDefault="00CC4276" w:rsidP="0036350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 w:rsidRPr="00CC4276">
        <w:rPr>
          <w:rStyle w:val="post-content"/>
          <w:szCs w:val="24"/>
          <w:lang w:val="en-US"/>
        </w:rPr>
        <w:t xml:space="preserve">Salah satu faktor yang dapat mendorong pertumbuhan pariwisata adalah </w:t>
      </w:r>
      <w:r w:rsidR="00494113">
        <w:rPr>
          <w:rStyle w:val="post-content"/>
          <w:szCs w:val="24"/>
          <w:lang w:val="en-US"/>
        </w:rPr>
        <w:t>promosi</w:t>
      </w:r>
      <w:r w:rsidRPr="00CC4276">
        <w:rPr>
          <w:rStyle w:val="post-content"/>
          <w:szCs w:val="24"/>
          <w:lang w:val="en-US"/>
        </w:rPr>
        <w:t xml:space="preserve"> efektif di</w:t>
      </w:r>
      <w:r w:rsidR="005453D7">
        <w:rPr>
          <w:rStyle w:val="post-content"/>
          <w:rFonts w:eastAsia="Batang" w:hint="eastAsia"/>
          <w:szCs w:val="24"/>
          <w:lang w:val="en-US" w:eastAsia="ko-KR"/>
        </w:rPr>
        <w:t xml:space="preserve"> </w:t>
      </w:r>
      <w:r w:rsidRPr="00CC4276">
        <w:rPr>
          <w:rStyle w:val="post-content"/>
          <w:szCs w:val="24"/>
          <w:lang w:val="en-US"/>
        </w:rPr>
        <w:t>bidang pariwisata.</w:t>
      </w:r>
      <w:r w:rsidR="00396ABD">
        <w:rPr>
          <w:rStyle w:val="post-content"/>
          <w:szCs w:val="24"/>
          <w:lang w:val="en-US"/>
        </w:rPr>
        <w:t xml:space="preserve">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 xml:space="preserve">emerintah </w:t>
      </w:r>
      <w:r w:rsidR="00396ABD">
        <w:rPr>
          <w:szCs w:val="24"/>
          <w:lang w:val="en-US"/>
        </w:rPr>
        <w:t>Indonesia</w:t>
      </w:r>
      <w:r w:rsidR="00396ABD" w:rsidRPr="00A54730">
        <w:rPr>
          <w:szCs w:val="24"/>
          <w:lang w:val="en-US"/>
        </w:rPr>
        <w:t xml:space="preserve"> memberikan </w:t>
      </w:r>
      <w:r w:rsidR="00396ABD">
        <w:rPr>
          <w:szCs w:val="24"/>
          <w:lang w:val="en-US"/>
        </w:rPr>
        <w:t xml:space="preserve">dukungan pada peningkatan </w:t>
      </w:r>
      <w:r w:rsidR="00396ABD" w:rsidRPr="00A54730">
        <w:rPr>
          <w:szCs w:val="24"/>
          <w:lang w:val="en-US"/>
        </w:rPr>
        <w:t xml:space="preserve">promosi </w:t>
      </w:r>
      <w:r w:rsidR="00396ABD">
        <w:rPr>
          <w:szCs w:val="24"/>
          <w:lang w:val="en-US"/>
        </w:rPr>
        <w:t>pariwisata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Ini bisa dilihat d</w:t>
      </w:r>
      <w:r w:rsidR="00396ABD">
        <w:rPr>
          <w:szCs w:val="24"/>
          <w:lang w:val="en-US"/>
        </w:rPr>
        <w:t>ari hasil evaluasi</w:t>
      </w:r>
      <w:r w:rsidR="00396ABD" w:rsidRPr="00A54730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t</w:t>
      </w:r>
      <w:r w:rsidR="00396ABD" w:rsidRPr="00A54730">
        <w:rPr>
          <w:szCs w:val="24"/>
          <w:lang w:val="en-US"/>
        </w:rPr>
        <w:t xml:space="preserve">anggal 1 Agustus </w:t>
      </w:r>
      <w:r w:rsidR="00DD7EC6">
        <w:rPr>
          <w:szCs w:val="24"/>
          <w:lang w:val="en-US"/>
        </w:rPr>
        <w:lastRenderedPageBreak/>
        <w:t>2011, P</w:t>
      </w:r>
      <w:r w:rsidR="00396ABD" w:rsidRPr="00A54730">
        <w:rPr>
          <w:szCs w:val="24"/>
          <w:lang w:val="en-US"/>
        </w:rPr>
        <w:t xml:space="preserve">emerintah mengeluarkan Keputusan Presiden RI  </w:t>
      </w:r>
      <w:r w:rsidR="000123AA">
        <w:rPr>
          <w:szCs w:val="24"/>
          <w:lang w:val="en-US"/>
        </w:rPr>
        <w:t>N</w:t>
      </w:r>
      <w:r w:rsidR="00396ABD" w:rsidRPr="00A54730">
        <w:rPr>
          <w:szCs w:val="24"/>
          <w:lang w:val="en-US"/>
        </w:rPr>
        <w:t>o 22 tahun 2011</w:t>
      </w:r>
      <w:sdt>
        <w:sdtPr>
          <w:rPr>
            <w:szCs w:val="24"/>
            <w:lang w:val="en-US"/>
          </w:rPr>
          <w:id w:val="-306168478"/>
          <w:citation/>
        </w:sdtPr>
        <w:sdtContent>
          <w:r w:rsidR="00396ABD" w:rsidRPr="00A54730">
            <w:rPr>
              <w:szCs w:val="24"/>
              <w:lang w:val="en-US"/>
            </w:rPr>
            <w:fldChar w:fldCharType="begin"/>
          </w:r>
          <w:r w:rsidR="00396ABD">
            <w:rPr>
              <w:szCs w:val="24"/>
              <w:lang w:val="en-US"/>
            </w:rPr>
            <w:instrText xml:space="preserve">CITATION Pre12 \l 1033 </w:instrText>
          </w:r>
          <w:r w:rsidR="00396ABD" w:rsidRPr="00A54730">
            <w:rPr>
              <w:szCs w:val="24"/>
              <w:lang w:val="en-US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r w:rsidR="0087758E" w:rsidRPr="0087758E">
            <w:rPr>
              <w:szCs w:val="24"/>
              <w:lang w:val="en-US"/>
            </w:rPr>
            <w:fldChar w:fldCharType="begin"/>
          </w:r>
          <w:r w:rsidR="0087758E" w:rsidRPr="0087758E">
            <w:rPr>
              <w:szCs w:val="24"/>
              <w:lang w:val="en-US"/>
            </w:rPr>
            <w:instrText xml:space="preserve"> HYPERLINK "" \l "Pre12" </w:instrText>
          </w:r>
          <w:r w:rsidR="0087758E" w:rsidRPr="0087758E">
            <w:rPr>
              <w:szCs w:val="24"/>
              <w:lang w:val="en-US"/>
            </w:rPr>
          </w:r>
          <w:r w:rsidR="0087758E" w:rsidRPr="0087758E">
            <w:rPr>
              <w:szCs w:val="24"/>
              <w:lang w:val="en-US"/>
            </w:rPr>
            <w:fldChar w:fldCharType="separate"/>
          </w:r>
          <w:r w:rsidR="0087758E" w:rsidRPr="0087758E">
            <w:rPr>
              <w:rStyle w:val="Heading2Char"/>
              <w:rFonts w:ascii="Times New Roman" w:eastAsia="MS Mincho" w:hAnsi="Times New Roman"/>
              <w:sz w:val="24"/>
              <w:szCs w:val="24"/>
              <w:lang w:val="en-US"/>
            </w:rPr>
            <w:t>3</w:t>
          </w:r>
          <w:r w:rsidR="0087758E" w:rsidRPr="0087758E">
            <w:rPr>
              <w:szCs w:val="24"/>
              <w:lang w:val="en-US"/>
            </w:rPr>
            <w:fldChar w:fldCharType="end"/>
          </w:r>
          <w:r w:rsidR="0087758E" w:rsidRPr="0087758E">
            <w:rPr>
              <w:szCs w:val="24"/>
              <w:lang w:val="en-US"/>
            </w:rPr>
            <w:t>]</w:t>
          </w:r>
          <w:r w:rsidR="00396ABD" w:rsidRPr="00A54730">
            <w:rPr>
              <w:szCs w:val="24"/>
              <w:lang w:val="en-US"/>
            </w:rPr>
            <w:fldChar w:fldCharType="end"/>
          </w:r>
        </w:sdtContent>
      </w:sdt>
      <w:r w:rsidR="00DD7EC6">
        <w:rPr>
          <w:szCs w:val="24"/>
          <w:lang w:val="en-US"/>
        </w:rPr>
        <w:t xml:space="preserve"> yang isinya P</w:t>
      </w:r>
      <w:r w:rsidR="00396ABD" w:rsidRPr="00A54730">
        <w:rPr>
          <w:szCs w:val="24"/>
          <w:lang w:val="en-US"/>
        </w:rPr>
        <w:t>eneta</w:t>
      </w:r>
      <w:r w:rsidR="003750A6">
        <w:rPr>
          <w:szCs w:val="24"/>
          <w:lang w:val="en-US"/>
        </w:rPr>
        <w:t xml:space="preserve">pan </w:t>
      </w:r>
      <w:r w:rsidR="00DD7EC6">
        <w:rPr>
          <w:szCs w:val="24"/>
          <w:lang w:val="en-US"/>
        </w:rPr>
        <w:t>K</w:t>
      </w:r>
      <w:r w:rsidR="003750A6">
        <w:rPr>
          <w:szCs w:val="24"/>
          <w:lang w:val="en-US"/>
        </w:rPr>
        <w:t>eputusan P</w:t>
      </w:r>
      <w:r w:rsidR="00396ABD">
        <w:rPr>
          <w:szCs w:val="24"/>
          <w:lang w:val="en-US"/>
        </w:rPr>
        <w:t>residen tentang Badan P</w:t>
      </w:r>
      <w:r w:rsidR="00396ABD" w:rsidRPr="00A54730">
        <w:rPr>
          <w:szCs w:val="24"/>
          <w:lang w:val="en-US"/>
        </w:rPr>
        <w:t xml:space="preserve">romosi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>ariwisata</w:t>
      </w:r>
      <w:r w:rsidR="00962232">
        <w:rPr>
          <w:szCs w:val="24"/>
          <w:lang w:val="en-US"/>
        </w:rPr>
        <w:t xml:space="preserve"> (BPP)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</w:p>
    <w:p w:rsidR="00FF5199" w:rsidRDefault="008C3681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Target p</w:t>
      </w:r>
      <w:r w:rsidR="00E43ECC">
        <w:rPr>
          <w:szCs w:val="24"/>
          <w:lang w:val="en-US"/>
        </w:rPr>
        <w:t xml:space="preserve">romosi </w:t>
      </w:r>
      <w:r>
        <w:rPr>
          <w:szCs w:val="24"/>
          <w:lang w:val="en-US"/>
        </w:rPr>
        <w:t>pariwisata yang dilakukan p</w:t>
      </w:r>
      <w:r w:rsidR="00E43ECC">
        <w:rPr>
          <w:szCs w:val="24"/>
          <w:lang w:val="en-US"/>
        </w:rPr>
        <w:t>emerintah adalah turis</w:t>
      </w:r>
      <w:r w:rsidR="003F3645">
        <w:rPr>
          <w:szCs w:val="24"/>
          <w:lang w:val="en-US"/>
        </w:rPr>
        <w:t xml:space="preserve">. </w:t>
      </w:r>
      <w:r w:rsidR="001D55BD">
        <w:rPr>
          <w:szCs w:val="24"/>
          <w:lang w:val="en-US"/>
        </w:rPr>
        <w:t xml:space="preserve">Turis </w:t>
      </w:r>
      <w:r w:rsidR="00E43ECC">
        <w:rPr>
          <w:szCs w:val="24"/>
          <w:lang w:val="en-US"/>
        </w:rPr>
        <w:t xml:space="preserve">merupakan </w:t>
      </w:r>
      <w:r w:rsidR="001D55BD">
        <w:rPr>
          <w:szCs w:val="24"/>
          <w:lang w:val="en-US"/>
        </w:rPr>
        <w:t>orang asing pada suatu objek wisata</w:t>
      </w:r>
      <w:del w:id="0" w:author="akoor" w:date="2012-02-06T21:10:00Z">
        <w:r w:rsidR="001D55BD" w:rsidDel="00656D32">
          <w:rPr>
            <w:szCs w:val="24"/>
            <w:lang w:val="en-US"/>
          </w:rPr>
          <w:delText>.</w:delText>
        </w:r>
      </w:del>
      <w:r w:rsidR="00656D32">
        <w:rPr>
          <w:szCs w:val="24"/>
          <w:lang w:val="en-US"/>
        </w:rPr>
        <w:t>yang s</w:t>
      </w:r>
      <w:r w:rsidR="001D55BD">
        <w:rPr>
          <w:szCs w:val="24"/>
          <w:lang w:val="en-US"/>
        </w:rPr>
        <w:t xml:space="preserve">ering kali tidak </w:t>
      </w:r>
      <w:r w:rsidR="001D55BD" w:rsidRPr="00B20388">
        <w:rPr>
          <w:i/>
          <w:szCs w:val="24"/>
          <w:lang w:val="en-US"/>
        </w:rPr>
        <w:t>familiar</w:t>
      </w:r>
      <w:r w:rsidR="001D55BD">
        <w:rPr>
          <w:rStyle w:val="CommentReference"/>
          <w:i/>
          <w:lang w:val="en-US"/>
        </w:rPr>
        <w:t xml:space="preserve"> </w:t>
      </w:r>
      <w:r w:rsidR="001D55BD">
        <w:rPr>
          <w:rStyle w:val="CommentReference"/>
          <w:sz w:val="24"/>
          <w:szCs w:val="24"/>
          <w:lang w:val="en-US"/>
        </w:rPr>
        <w:t>dengan lokasi, bahasa, harga</w:t>
      </w:r>
      <w:r w:rsidR="00CB2C21">
        <w:rPr>
          <w:rStyle w:val="CommentReference"/>
          <w:sz w:val="24"/>
          <w:szCs w:val="24"/>
          <w:lang w:val="en-US"/>
        </w:rPr>
        <w:t>,</w:t>
      </w:r>
      <w:r w:rsidR="002F00F7">
        <w:rPr>
          <w:rStyle w:val="CommentReference"/>
          <w:sz w:val="24"/>
          <w:szCs w:val="24"/>
          <w:lang w:val="en-US"/>
        </w:rPr>
        <w:t xml:space="preserve"> barang atau </w:t>
      </w:r>
      <w:r w:rsidR="001D55BD">
        <w:rPr>
          <w:rStyle w:val="CommentReference"/>
          <w:sz w:val="24"/>
          <w:szCs w:val="24"/>
          <w:lang w:val="en-US"/>
        </w:rPr>
        <w:t>jasa</w:t>
      </w:r>
      <w:r w:rsidR="00DD7EC6">
        <w:rPr>
          <w:rStyle w:val="CommentReference"/>
          <w:sz w:val="24"/>
          <w:szCs w:val="24"/>
          <w:lang w:val="en-US"/>
        </w:rPr>
        <w:t xml:space="preserve"> di</w:t>
      </w:r>
      <w:r w:rsidR="00A941B4">
        <w:rPr>
          <w:rStyle w:val="CommentReference"/>
          <w:sz w:val="24"/>
          <w:szCs w:val="24"/>
          <w:lang w:val="en-US"/>
        </w:rPr>
        <w:t xml:space="preserve"> </w:t>
      </w:r>
      <w:r w:rsidR="00DD7EC6">
        <w:rPr>
          <w:rStyle w:val="CommentReference"/>
          <w:sz w:val="24"/>
          <w:szCs w:val="24"/>
          <w:lang w:val="en-US"/>
        </w:rPr>
        <w:t>tempat dia berkunjung</w:t>
      </w:r>
      <w:r w:rsidR="001D55BD">
        <w:rPr>
          <w:rStyle w:val="CommentReference"/>
          <w:sz w:val="24"/>
          <w:szCs w:val="24"/>
          <w:lang w:val="en-US"/>
        </w:rPr>
        <w:t>,</w:t>
      </w:r>
      <w:r w:rsidR="0067147A">
        <w:rPr>
          <w:rStyle w:val="CommentReference"/>
          <w:sz w:val="24"/>
          <w:szCs w:val="24"/>
          <w:lang w:val="en-US"/>
        </w:rPr>
        <w:t xml:space="preserve"> </w:t>
      </w:r>
      <w:r w:rsidR="001D55BD">
        <w:rPr>
          <w:rStyle w:val="CommentReference"/>
          <w:sz w:val="24"/>
          <w:szCs w:val="24"/>
          <w:lang w:val="en-US"/>
        </w:rPr>
        <w:t xml:space="preserve">sehingga </w:t>
      </w:r>
      <w:r w:rsidR="0068618B">
        <w:rPr>
          <w:rStyle w:val="CommentReference"/>
          <w:sz w:val="24"/>
          <w:szCs w:val="24"/>
          <w:lang w:val="en-US"/>
        </w:rPr>
        <w:t>turis berpotensi menjadi</w:t>
      </w:r>
      <w:r w:rsidR="001D55BD">
        <w:rPr>
          <w:rStyle w:val="CommentReference"/>
          <w:sz w:val="24"/>
          <w:szCs w:val="24"/>
          <w:lang w:val="en-US"/>
        </w:rPr>
        <w:t xml:space="preserve"> sasaran objek penipuan. </w:t>
      </w:r>
      <w:r w:rsidR="002A31AA">
        <w:rPr>
          <w:rStyle w:val="CommentReference"/>
          <w:sz w:val="24"/>
          <w:szCs w:val="24"/>
          <w:lang w:val="en-US"/>
        </w:rPr>
        <w:t>P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enipuan turis </w:t>
      </w:r>
      <w:r w:rsidR="001D55BD">
        <w:rPr>
          <w:rStyle w:val="CommentReference"/>
          <w:sz w:val="24"/>
          <w:szCs w:val="24"/>
          <w:lang w:val="en-US"/>
        </w:rPr>
        <w:t xml:space="preserve">yang terjadi </w:t>
      </w:r>
      <w:r w:rsidR="001D55BD" w:rsidRPr="00B20388">
        <w:rPr>
          <w:rStyle w:val="CommentReference"/>
          <w:sz w:val="24"/>
          <w:szCs w:val="24"/>
          <w:lang w:val="en-US"/>
        </w:rPr>
        <w:t>di</w:t>
      </w:r>
      <w:r w:rsidR="00656D32">
        <w:rPr>
          <w:rStyle w:val="CommentReference"/>
          <w:sz w:val="24"/>
          <w:szCs w:val="24"/>
          <w:lang w:val="en-US"/>
        </w:rPr>
        <w:t xml:space="preserve"> 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banyak negara pada dasarnya </w:t>
      </w:r>
      <w:r w:rsidR="0067147A">
        <w:rPr>
          <w:rStyle w:val="CommentReference"/>
          <w:sz w:val="24"/>
          <w:szCs w:val="24"/>
          <w:lang w:val="en-US"/>
        </w:rPr>
        <w:t>memiliki</w:t>
      </w:r>
      <w:r w:rsidR="001D55BD">
        <w:rPr>
          <w:rStyle w:val="CommentReference"/>
          <w:sz w:val="24"/>
          <w:szCs w:val="24"/>
          <w:lang w:val="en-US"/>
        </w:rPr>
        <w:t xml:space="preserve"> </w:t>
      </w:r>
      <w:r w:rsidR="0067147A">
        <w:rPr>
          <w:rStyle w:val="CommentReference"/>
          <w:sz w:val="24"/>
          <w:szCs w:val="24"/>
          <w:lang w:val="en-US"/>
        </w:rPr>
        <w:t>cara yang sama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 untuk mengeksplorasi korban</w:t>
      </w:r>
      <w:r w:rsidR="002A31AA">
        <w:rPr>
          <w:rStyle w:val="CommentReference"/>
          <w:sz w:val="24"/>
          <w:szCs w:val="24"/>
          <w:lang w:val="en-US"/>
        </w:rPr>
        <w:t xml:space="preserve"> </w:t>
      </w:r>
      <w:sdt>
        <w:sdtPr>
          <w:rPr>
            <w:rStyle w:val="CommentReference"/>
            <w:sz w:val="24"/>
            <w:szCs w:val="24"/>
            <w:lang w:val="en-US"/>
          </w:rPr>
          <w:id w:val="-992492164"/>
          <w:citation/>
        </w:sdtPr>
        <w:sdtContent>
          <w:r w:rsidR="002A31AA">
            <w:rPr>
              <w:rStyle w:val="CommentReference"/>
              <w:sz w:val="24"/>
              <w:szCs w:val="24"/>
              <w:lang w:val="en-US"/>
            </w:rPr>
            <w:fldChar w:fldCharType="begin"/>
          </w:r>
          <w:r w:rsidR="002A31AA">
            <w:rPr>
              <w:rStyle w:val="CommentReference"/>
              <w:sz w:val="24"/>
              <w:szCs w:val="24"/>
              <w:lang w:val="en-US"/>
            </w:rPr>
            <w:instrText xml:space="preserve"> CITATION Phi11 \l 1033 </w:instrTex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separate"/>
          </w:r>
          <w:r w:rsidR="0087758E" w:rsidRPr="0087758E">
            <w:rPr>
              <w:szCs w:val="24"/>
              <w:lang w:val="en-US"/>
            </w:rPr>
            <w:t>[</w:t>
          </w:r>
          <w:r w:rsidR="0087758E" w:rsidRPr="0087758E">
            <w:rPr>
              <w:szCs w:val="24"/>
              <w:lang w:val="en-US"/>
            </w:rPr>
            <w:fldChar w:fldCharType="begin"/>
          </w:r>
          <w:r w:rsidR="0087758E" w:rsidRPr="0087758E">
            <w:rPr>
              <w:szCs w:val="24"/>
              <w:lang w:val="en-US"/>
            </w:rPr>
            <w:instrText xml:space="preserve"> HYPERLINK "" \l "Phi11" </w:instrText>
          </w:r>
          <w:r w:rsidR="0087758E" w:rsidRPr="0087758E">
            <w:rPr>
              <w:szCs w:val="24"/>
              <w:lang w:val="en-US"/>
            </w:rPr>
          </w:r>
          <w:r w:rsidR="0087758E" w:rsidRPr="0087758E">
            <w:rPr>
              <w:szCs w:val="24"/>
              <w:lang w:val="en-US"/>
            </w:rPr>
            <w:fldChar w:fldCharType="separate"/>
          </w:r>
          <w:r w:rsidR="0087758E" w:rsidRPr="0087758E">
            <w:rPr>
              <w:rStyle w:val="Heading2Char"/>
              <w:rFonts w:ascii="Times New Roman" w:eastAsia="MS Mincho" w:hAnsi="Times New Roman"/>
              <w:sz w:val="24"/>
              <w:szCs w:val="24"/>
              <w:lang w:val="en-US"/>
            </w:rPr>
            <w:t>4</w:t>
          </w:r>
          <w:r w:rsidR="0087758E" w:rsidRPr="0087758E">
            <w:rPr>
              <w:szCs w:val="24"/>
              <w:lang w:val="en-US"/>
            </w:rPr>
            <w:fldChar w:fldCharType="end"/>
          </w:r>
          <w:r w:rsidR="0087758E" w:rsidRPr="0087758E">
            <w:rPr>
              <w:szCs w:val="24"/>
              <w:lang w:val="en-US"/>
            </w:rPr>
            <w:t>]</w: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end"/>
          </w:r>
        </w:sdtContent>
      </w:sdt>
      <w:r w:rsidR="001D55BD" w:rsidRPr="00B20388">
        <w:rPr>
          <w:rStyle w:val="CommentReference"/>
          <w:sz w:val="24"/>
          <w:szCs w:val="24"/>
          <w:lang w:val="en-US"/>
        </w:rPr>
        <w:t xml:space="preserve">. </w:t>
      </w:r>
      <w:r w:rsidR="00682990">
        <w:rPr>
          <w:rStyle w:val="CommentReference"/>
          <w:sz w:val="24"/>
          <w:szCs w:val="24"/>
          <w:lang w:val="en-US"/>
        </w:rPr>
        <w:t>Pelaku penipuan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 menyamar menjadi operator</w:t>
      </w:r>
      <w:r w:rsidR="00DD7EC6">
        <w:rPr>
          <w:rStyle w:val="CommentReference"/>
          <w:sz w:val="24"/>
          <w:szCs w:val="24"/>
          <w:lang w:val="en-US"/>
        </w:rPr>
        <w:t xml:space="preserve">, 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sukarelawan atau </w:t>
      </w:r>
      <w:r w:rsidR="001D55BD">
        <w:rPr>
          <w:rStyle w:val="CommentReference"/>
          <w:sz w:val="24"/>
          <w:szCs w:val="24"/>
          <w:lang w:val="en-US"/>
        </w:rPr>
        <w:t xml:space="preserve">semacam </w:t>
      </w:r>
      <w:r w:rsidR="001D55BD" w:rsidRPr="00B20388">
        <w:rPr>
          <w:rStyle w:val="CommentReference"/>
          <w:sz w:val="24"/>
          <w:szCs w:val="24"/>
          <w:lang w:val="en-US"/>
        </w:rPr>
        <w:t>calo.</w:t>
      </w:r>
      <w:r w:rsidR="00682990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 xml:space="preserve">Penipuan tidak bisa dihilangkan karena </w:t>
      </w:r>
      <w:r w:rsidR="001D55BD">
        <w:rPr>
          <w:rStyle w:val="CommentReference"/>
          <w:sz w:val="24"/>
          <w:szCs w:val="24"/>
          <w:lang w:val="en-US"/>
        </w:rPr>
        <w:t xml:space="preserve">turis ingin mendapatkan </w:t>
      </w:r>
      <w:r w:rsidR="002E64AA">
        <w:rPr>
          <w:rStyle w:val="CommentReference"/>
          <w:sz w:val="24"/>
          <w:szCs w:val="24"/>
          <w:lang w:val="en-US"/>
        </w:rPr>
        <w:t>dan</w:t>
      </w:r>
      <w:r w:rsidR="001D55BD">
        <w:rPr>
          <w:rStyle w:val="CommentReference"/>
          <w:sz w:val="24"/>
          <w:szCs w:val="24"/>
          <w:lang w:val="en-US"/>
        </w:rPr>
        <w:t xml:space="preserve"> kemudahan dari kegiatan wisata seperti mengeksplorasi lokasi, sejarah, budaya, </w:t>
      </w:r>
      <w:r w:rsidR="00C112CD">
        <w:rPr>
          <w:rStyle w:val="CommentReference"/>
          <w:sz w:val="24"/>
          <w:szCs w:val="24"/>
          <w:lang w:val="en-US"/>
        </w:rPr>
        <w:t>berbelanja</w:t>
      </w:r>
      <w:r w:rsidR="001D55BD">
        <w:rPr>
          <w:rStyle w:val="CommentReference"/>
          <w:sz w:val="24"/>
          <w:szCs w:val="24"/>
          <w:lang w:val="en-US"/>
        </w:rPr>
        <w:t xml:space="preserve">, </w:t>
      </w:r>
      <w:r w:rsidR="00DC3E26">
        <w:rPr>
          <w:rStyle w:val="CommentReference"/>
          <w:sz w:val="24"/>
          <w:szCs w:val="24"/>
          <w:lang w:val="en-US"/>
        </w:rPr>
        <w:t xml:space="preserve">dan </w:t>
      </w:r>
      <w:r w:rsidR="001D55BD">
        <w:rPr>
          <w:rStyle w:val="CommentReference"/>
          <w:sz w:val="24"/>
          <w:szCs w:val="24"/>
          <w:lang w:val="en-US"/>
        </w:rPr>
        <w:t>kuliner.</w:t>
      </w:r>
      <w:r w:rsidR="002556D9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>Penyampaian promosi yang informatif dan terpercaya dapat mengurangi kemungkinan penipuan</w:t>
      </w:r>
      <w:r w:rsidR="002556D9">
        <w:rPr>
          <w:rStyle w:val="CommentReference"/>
          <w:sz w:val="24"/>
          <w:szCs w:val="24"/>
          <w:lang w:val="en-US"/>
        </w:rPr>
        <w:t>.</w:t>
      </w:r>
      <w:r w:rsidR="00887C55">
        <w:rPr>
          <w:szCs w:val="24"/>
          <w:lang w:val="en-US"/>
        </w:rPr>
        <w:t xml:space="preserve"> </w:t>
      </w:r>
    </w:p>
    <w:p w:rsidR="001F4DD0" w:rsidRDefault="00E65E17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Pemerintah sudah berupaya mengurangi kendala</w:t>
      </w:r>
      <w:r w:rsidR="00024CD6">
        <w:rPr>
          <w:szCs w:val="24"/>
          <w:lang w:val="en-US"/>
        </w:rPr>
        <w:t xml:space="preserve"> pariwisata yang dihadapi</w:t>
      </w:r>
      <w:r>
        <w:rPr>
          <w:szCs w:val="24"/>
          <w:lang w:val="en-US"/>
        </w:rPr>
        <w:t xml:space="preserve"> turis dan meningkatkan pariwisata dengan membentuk B</w:t>
      </w:r>
      <w:r w:rsidR="00962232">
        <w:rPr>
          <w:szCs w:val="24"/>
          <w:lang w:val="en-US"/>
        </w:rPr>
        <w:t>PP</w:t>
      </w:r>
      <w:r>
        <w:rPr>
          <w:szCs w:val="24"/>
          <w:lang w:val="en-US"/>
        </w:rPr>
        <w:t>. Badan ini merupakan gabungan asosiasi swasta, praktisi dan akademisi yang bergerak di bidang pari</w:t>
      </w:r>
      <w:r w:rsidR="00DD7EC6">
        <w:rPr>
          <w:szCs w:val="24"/>
          <w:lang w:val="en-US"/>
        </w:rPr>
        <w:t>wisata. Badan ini berkantor di J</w:t>
      </w:r>
      <w:r>
        <w:rPr>
          <w:szCs w:val="24"/>
          <w:lang w:val="en-US"/>
        </w:rPr>
        <w:t xml:space="preserve">akarta </w:t>
      </w:r>
      <w:r w:rsidR="00651740">
        <w:rPr>
          <w:szCs w:val="24"/>
          <w:lang w:val="en-US"/>
        </w:rPr>
        <w:t xml:space="preserve">memiliki </w:t>
      </w:r>
      <w:r>
        <w:rPr>
          <w:szCs w:val="24"/>
          <w:lang w:val="en-US"/>
        </w:rPr>
        <w:t xml:space="preserve">tujuan </w:t>
      </w:r>
      <w:r w:rsidR="00651740">
        <w:rPr>
          <w:szCs w:val="24"/>
          <w:lang w:val="en-US"/>
        </w:rPr>
        <w:t xml:space="preserve">untuk </w:t>
      </w:r>
      <w:r>
        <w:rPr>
          <w:szCs w:val="24"/>
          <w:lang w:val="en-US"/>
        </w:rPr>
        <w:t>menje</w:t>
      </w:r>
      <w:r w:rsidR="00024CD6">
        <w:rPr>
          <w:szCs w:val="24"/>
          <w:lang w:val="en-US"/>
        </w:rPr>
        <w:t>m</w:t>
      </w:r>
      <w:r>
        <w:rPr>
          <w:szCs w:val="24"/>
          <w:lang w:val="en-US"/>
        </w:rPr>
        <w:t>batani pemerintah pusat dan daerah</w:t>
      </w:r>
      <w:r w:rsidR="00CC5A81">
        <w:rPr>
          <w:szCs w:val="24"/>
          <w:lang w:val="en-US"/>
        </w:rPr>
        <w:t>.</w:t>
      </w:r>
      <w:r w:rsidR="006E3F73">
        <w:rPr>
          <w:szCs w:val="24"/>
          <w:lang w:val="en-US"/>
        </w:rPr>
        <w:t xml:space="preserve"> </w:t>
      </w:r>
      <w:r w:rsidR="00962232">
        <w:rPr>
          <w:szCs w:val="24"/>
          <w:lang w:val="en-US"/>
        </w:rPr>
        <w:t>BPP</w:t>
      </w:r>
      <w:r w:rsidR="00CC5A81">
        <w:rPr>
          <w:szCs w:val="24"/>
          <w:lang w:val="en-US"/>
        </w:rPr>
        <w:t xml:space="preserve"> masih baru sehingga belum bisa dinilai </w:t>
      </w:r>
      <w:r w:rsidR="00651740">
        <w:rPr>
          <w:szCs w:val="24"/>
          <w:lang w:val="en-US"/>
        </w:rPr>
        <w:t>ke</w:t>
      </w:r>
      <w:r w:rsidR="00CC5A81">
        <w:rPr>
          <w:szCs w:val="24"/>
          <w:lang w:val="en-US"/>
        </w:rPr>
        <w:t>efektivitasnya</w:t>
      </w:r>
      <w:r w:rsidR="00E81B02">
        <w:rPr>
          <w:szCs w:val="24"/>
          <w:lang w:val="en-US"/>
        </w:rPr>
        <w:t>. Pemerintah melakukan usaha promosi</w:t>
      </w:r>
      <w:r w:rsidR="00BF07CB">
        <w:rPr>
          <w:szCs w:val="24"/>
          <w:lang w:val="en-US"/>
        </w:rPr>
        <w:t xml:space="preserve"> pariwisata</w:t>
      </w:r>
      <w:r w:rsidR="00AE12C0">
        <w:rPr>
          <w:szCs w:val="24"/>
          <w:lang w:val="en-US"/>
        </w:rPr>
        <w:t xml:space="preserve"> </w:t>
      </w:r>
      <w:r w:rsidR="008C3681">
        <w:rPr>
          <w:szCs w:val="24"/>
          <w:lang w:val="en-US"/>
        </w:rPr>
        <w:t>di antaranya dengan</w:t>
      </w:r>
      <w:r w:rsidR="00BF07CB">
        <w:rPr>
          <w:szCs w:val="24"/>
          <w:lang w:val="en-US"/>
        </w:rPr>
        <w:t xml:space="preserve"> </w:t>
      </w:r>
      <w:r w:rsidR="005B15D4">
        <w:rPr>
          <w:szCs w:val="24"/>
          <w:lang w:val="en-US"/>
        </w:rPr>
        <w:t>membangun</w:t>
      </w:r>
      <w:r w:rsidR="00102CB4">
        <w:rPr>
          <w:szCs w:val="24"/>
          <w:lang w:val="en-US"/>
        </w:rPr>
        <w:t xml:space="preserve"> media</w:t>
      </w:r>
      <w:r w:rsidR="005B15D4">
        <w:rPr>
          <w:szCs w:val="24"/>
          <w:lang w:val="en-US"/>
        </w:rPr>
        <w:t xml:space="preserve"> </w:t>
      </w:r>
      <w:r w:rsidR="00BF07CB" w:rsidRPr="00DD7EC6">
        <w:rPr>
          <w:i/>
          <w:szCs w:val="24"/>
          <w:lang w:val="en-US"/>
        </w:rPr>
        <w:t>website</w:t>
      </w:r>
      <w:r w:rsidR="00BF07CB">
        <w:rPr>
          <w:szCs w:val="24"/>
          <w:lang w:val="en-US"/>
        </w:rPr>
        <w:t>,</w:t>
      </w:r>
      <w:r w:rsidR="00AE12C0">
        <w:rPr>
          <w:szCs w:val="24"/>
          <w:lang w:val="en-US"/>
        </w:rPr>
        <w:t xml:space="preserve"> memasang</w:t>
      </w:r>
      <w:r w:rsidR="00BF07CB">
        <w:rPr>
          <w:szCs w:val="24"/>
          <w:lang w:val="en-US"/>
        </w:rPr>
        <w:t xml:space="preserve"> spanduk,</w:t>
      </w:r>
      <w:r w:rsidR="00AE12C0">
        <w:rPr>
          <w:szCs w:val="24"/>
          <w:lang w:val="en-US"/>
        </w:rPr>
        <w:t xml:space="preserve"> menyebarkan</w:t>
      </w:r>
      <w:r w:rsidR="00BF07CB">
        <w:rPr>
          <w:szCs w:val="24"/>
          <w:lang w:val="en-US"/>
        </w:rPr>
        <w:t xml:space="preserve"> pamflet dan</w:t>
      </w:r>
      <w:r w:rsidR="00102CB4">
        <w:rPr>
          <w:szCs w:val="24"/>
          <w:lang w:val="en-US"/>
        </w:rPr>
        <w:t xml:space="preserve"> menyelenggarakan</w:t>
      </w:r>
      <w:r w:rsidR="00DD7EC6">
        <w:rPr>
          <w:szCs w:val="24"/>
          <w:lang w:val="en-US"/>
        </w:rPr>
        <w:t xml:space="preserve"> seminar, n</w:t>
      </w:r>
      <w:r w:rsidR="007F3F49">
        <w:rPr>
          <w:szCs w:val="24"/>
          <w:lang w:val="en-US"/>
        </w:rPr>
        <w:t>amun usaha ini masih terkesan satu arah.</w:t>
      </w:r>
    </w:p>
    <w:p w:rsidR="002F4A18" w:rsidRDefault="001F4DD0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U</w:t>
      </w:r>
      <w:r w:rsidR="00BF07CB">
        <w:rPr>
          <w:szCs w:val="24"/>
          <w:lang w:val="en-US"/>
        </w:rPr>
        <w:t>saha</w:t>
      </w:r>
      <w:r w:rsidR="004A444F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yang satu arah </w:t>
      </w:r>
      <w:r w:rsidR="004E5134">
        <w:rPr>
          <w:szCs w:val="24"/>
          <w:lang w:val="en-US"/>
        </w:rPr>
        <w:t>berpotensi</w:t>
      </w:r>
      <w:r w:rsidR="007F3F49">
        <w:rPr>
          <w:szCs w:val="24"/>
          <w:lang w:val="en-US"/>
        </w:rPr>
        <w:t xml:space="preserve"> </w:t>
      </w:r>
      <w:r>
        <w:rPr>
          <w:szCs w:val="24"/>
          <w:lang w:val="en-US"/>
        </w:rPr>
        <w:t>k</w:t>
      </w:r>
      <w:r w:rsidR="00BF07CB">
        <w:rPr>
          <w:szCs w:val="24"/>
          <w:lang w:val="en-US"/>
        </w:rPr>
        <w:t xml:space="preserve">urang memenuhi </w:t>
      </w:r>
      <w:r w:rsidR="00455EA0">
        <w:rPr>
          <w:szCs w:val="24"/>
          <w:lang w:val="en-US"/>
        </w:rPr>
        <w:t xml:space="preserve">keinginan turis. </w:t>
      </w:r>
      <w:r w:rsidR="004A444F">
        <w:rPr>
          <w:szCs w:val="24"/>
          <w:lang w:val="en-US"/>
        </w:rPr>
        <w:t>T</w:t>
      </w:r>
      <w:r w:rsidR="00D774DF">
        <w:rPr>
          <w:szCs w:val="24"/>
          <w:lang w:val="en-US"/>
        </w:rPr>
        <w:t xml:space="preserve">uris </w:t>
      </w:r>
      <w:r w:rsidR="002F4A18">
        <w:rPr>
          <w:szCs w:val="24"/>
          <w:lang w:val="en-US"/>
        </w:rPr>
        <w:t xml:space="preserve">dapat </w:t>
      </w:r>
      <w:r w:rsidR="00D774DF">
        <w:rPr>
          <w:szCs w:val="24"/>
          <w:lang w:val="en-US"/>
        </w:rPr>
        <w:t>mengalami kesulitan untu</w:t>
      </w:r>
      <w:r>
        <w:rPr>
          <w:szCs w:val="24"/>
          <w:lang w:val="en-US"/>
        </w:rPr>
        <w:t xml:space="preserve">k menentukan pilihan </w:t>
      </w:r>
      <w:r w:rsidR="002F4A18">
        <w:rPr>
          <w:szCs w:val="24"/>
          <w:lang w:val="en-US"/>
        </w:rPr>
        <w:t>tempat berkunjung</w:t>
      </w:r>
      <w:r>
        <w:rPr>
          <w:szCs w:val="24"/>
          <w:lang w:val="en-US"/>
        </w:rPr>
        <w:t xml:space="preserve">, turis </w:t>
      </w:r>
      <w:r w:rsidR="002F4A18">
        <w:rPr>
          <w:szCs w:val="24"/>
          <w:lang w:val="en-US"/>
        </w:rPr>
        <w:t>dapat</w:t>
      </w:r>
      <w:r w:rsidR="007F3F49">
        <w:rPr>
          <w:szCs w:val="24"/>
          <w:lang w:val="en-US"/>
        </w:rPr>
        <w:t xml:space="preserve"> </w:t>
      </w:r>
      <w:r w:rsidR="00455EA0">
        <w:rPr>
          <w:szCs w:val="24"/>
          <w:lang w:val="en-US"/>
        </w:rPr>
        <w:t>melewat</w:t>
      </w:r>
      <w:r>
        <w:rPr>
          <w:szCs w:val="24"/>
          <w:lang w:val="en-US"/>
        </w:rPr>
        <w:t xml:space="preserve">kan </w:t>
      </w:r>
      <w:r w:rsidR="007F3F49">
        <w:rPr>
          <w:szCs w:val="24"/>
          <w:lang w:val="en-US"/>
        </w:rPr>
        <w:t xml:space="preserve">beberapa </w:t>
      </w:r>
      <w:r>
        <w:rPr>
          <w:szCs w:val="24"/>
          <w:lang w:val="en-US"/>
        </w:rPr>
        <w:t>informasi yang seharusnya</w:t>
      </w:r>
      <w:r w:rsidR="004E5134">
        <w:rPr>
          <w:szCs w:val="24"/>
          <w:lang w:val="en-US"/>
        </w:rPr>
        <w:t xml:space="preserve"> </w:t>
      </w:r>
      <w:r w:rsidR="00A941B4">
        <w:rPr>
          <w:szCs w:val="24"/>
          <w:lang w:val="en-US"/>
        </w:rPr>
        <w:t>dibutuhkan</w:t>
      </w:r>
      <w:r>
        <w:rPr>
          <w:szCs w:val="24"/>
          <w:lang w:val="en-US"/>
        </w:rPr>
        <w:t xml:space="preserve"> jika berada di</w:t>
      </w:r>
      <w:r w:rsidR="004E5134">
        <w:rPr>
          <w:szCs w:val="24"/>
          <w:lang w:val="en-US"/>
        </w:rPr>
        <w:t xml:space="preserve"> </w:t>
      </w:r>
      <w:r>
        <w:rPr>
          <w:szCs w:val="24"/>
          <w:lang w:val="en-US"/>
        </w:rPr>
        <w:t>lokasi tertentu.</w:t>
      </w:r>
      <w:r w:rsidR="00FF67F0">
        <w:rPr>
          <w:szCs w:val="24"/>
          <w:lang w:val="en-US"/>
        </w:rPr>
        <w:t xml:space="preserve"> Penyampaian promosi yang kurang mengena dapat menjadi masalah pemerintah dalam meningkatkan jumlah pengunjung suatu tempat wisata.</w:t>
      </w:r>
    </w:p>
    <w:p w:rsidR="00432568" w:rsidRDefault="001A1E02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  <w:r w:rsidR="002F4A18">
        <w:rPr>
          <w:szCs w:val="24"/>
          <w:lang w:val="en-US"/>
        </w:rPr>
        <w:t>S</w:t>
      </w:r>
      <w:r w:rsidR="00D10A09">
        <w:rPr>
          <w:szCs w:val="24"/>
          <w:lang w:val="en-US"/>
        </w:rPr>
        <w:t>alah satu solusi yang dapat digunakan untuk menyelesaikan masalah tersebut adalah dengan menggun</w:t>
      </w:r>
      <w:r w:rsidR="00FE3EB6">
        <w:rPr>
          <w:szCs w:val="24"/>
          <w:lang w:val="en-US"/>
        </w:rPr>
        <w:t>ak</w:t>
      </w:r>
      <w:r w:rsidR="00D10A09">
        <w:rPr>
          <w:szCs w:val="24"/>
          <w:lang w:val="en-US"/>
        </w:rPr>
        <w:t>an teknolog</w:t>
      </w:r>
      <w:r w:rsidR="00DD7EC6">
        <w:rPr>
          <w:szCs w:val="24"/>
          <w:lang w:val="en-US"/>
        </w:rPr>
        <w:t xml:space="preserve">i </w:t>
      </w:r>
      <w:r w:rsidR="00A26474">
        <w:rPr>
          <w:szCs w:val="24"/>
          <w:lang w:val="en-US"/>
        </w:rPr>
        <w:t>piranti bergerak dan ontologi. D</w:t>
      </w:r>
      <w:r w:rsidR="00432568">
        <w:rPr>
          <w:szCs w:val="24"/>
          <w:lang w:val="en-US"/>
        </w:rPr>
        <w:t xml:space="preserve">engan menggunakan pendekatan piranti bergerak, </w:t>
      </w:r>
      <w:r w:rsidR="00FE3EB6">
        <w:rPr>
          <w:szCs w:val="24"/>
          <w:lang w:val="en-US"/>
        </w:rPr>
        <w:t>turis memiliki fleksibilitas dalam mengakses informasi tanpa harus menyimpan berbagai jenis brosur, mencari spanduk, mengikuti seminar atau membuka komputer/laptop.</w:t>
      </w:r>
      <w:r w:rsidR="00432568">
        <w:rPr>
          <w:szCs w:val="24"/>
          <w:lang w:val="en-US"/>
        </w:rPr>
        <w:t xml:space="preserve"> </w:t>
      </w:r>
      <w:r w:rsidR="00623AC2">
        <w:rPr>
          <w:szCs w:val="24"/>
          <w:lang w:val="en-US"/>
        </w:rPr>
        <w:t xml:space="preserve"> </w:t>
      </w:r>
      <w:r w:rsidR="00CF3482">
        <w:rPr>
          <w:szCs w:val="24"/>
          <w:lang w:val="en-US"/>
        </w:rPr>
        <w:t xml:space="preserve">Penggunaan ontologi akan mempermudah penyajian informasi </w:t>
      </w:r>
      <w:r w:rsidR="00A941B4">
        <w:rPr>
          <w:szCs w:val="24"/>
          <w:lang w:val="en-US"/>
        </w:rPr>
        <w:t xml:space="preserve">yang </w:t>
      </w:r>
      <w:r w:rsidR="00CF3482">
        <w:rPr>
          <w:szCs w:val="24"/>
          <w:lang w:val="en-US"/>
        </w:rPr>
        <w:t>lebih relevan kepada turis.</w:t>
      </w:r>
    </w:p>
    <w:p w:rsidR="00861706" w:rsidRDefault="00861706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Ada berbagai macam aplikasi </w:t>
      </w:r>
      <w:r w:rsidR="007D71FE">
        <w:rPr>
          <w:szCs w:val="24"/>
          <w:lang w:val="en-US"/>
        </w:rPr>
        <w:t>bergerak</w:t>
      </w:r>
      <w:r>
        <w:rPr>
          <w:szCs w:val="24"/>
          <w:lang w:val="en-US"/>
        </w:rPr>
        <w:t xml:space="preserve"> yang membantu promosi pariwisata</w:t>
      </w:r>
      <w:r w:rsidR="00B36E05">
        <w:rPr>
          <w:szCs w:val="24"/>
          <w:lang w:val="en-US"/>
        </w:rPr>
        <w:t>. Biasanya</w:t>
      </w:r>
      <w:r>
        <w:rPr>
          <w:szCs w:val="24"/>
          <w:lang w:val="en-US"/>
        </w:rPr>
        <w:t xml:space="preserve"> aplikasi tersebut </w:t>
      </w:r>
      <w:r w:rsidR="008C3681">
        <w:rPr>
          <w:szCs w:val="24"/>
          <w:lang w:val="en-US"/>
        </w:rPr>
        <w:t>diakses dengan menggunakan</w:t>
      </w:r>
      <w:r>
        <w:rPr>
          <w:szCs w:val="24"/>
          <w:lang w:val="en-US"/>
        </w:rPr>
        <w:t xml:space="preserve"> </w:t>
      </w:r>
      <w:r w:rsidRPr="00DD7EC6">
        <w:rPr>
          <w:i/>
          <w:szCs w:val="24"/>
          <w:lang w:val="en-US"/>
        </w:rPr>
        <w:t>web browser</w:t>
      </w:r>
      <w:r w:rsidR="00010CFA">
        <w:rPr>
          <w:szCs w:val="24"/>
          <w:lang w:val="en-US"/>
        </w:rPr>
        <w:t>. Pengakses web tersebut</w:t>
      </w:r>
      <w:r w:rsidR="00B36E05">
        <w:rPr>
          <w:szCs w:val="24"/>
          <w:lang w:val="en-US"/>
        </w:rPr>
        <w:t xml:space="preserve"> (turis)</w:t>
      </w:r>
      <w:r w:rsidR="00010CFA">
        <w:rPr>
          <w:szCs w:val="24"/>
          <w:lang w:val="en-US"/>
        </w:rPr>
        <w:t xml:space="preserve"> </w:t>
      </w:r>
      <w:r w:rsidR="00FF5248">
        <w:rPr>
          <w:szCs w:val="24"/>
          <w:lang w:val="en-US"/>
        </w:rPr>
        <w:t xml:space="preserve">ada yang </w:t>
      </w:r>
      <w:r w:rsidR="00010CFA">
        <w:rPr>
          <w:szCs w:val="24"/>
          <w:lang w:val="en-US"/>
        </w:rPr>
        <w:t>harus mendaftar</w:t>
      </w:r>
      <w:r w:rsidR="00FF5248">
        <w:rPr>
          <w:szCs w:val="24"/>
          <w:lang w:val="en-US"/>
        </w:rPr>
        <w:t xml:space="preserve"> sebagai anggota</w:t>
      </w:r>
      <w:r w:rsidR="00010CFA">
        <w:rPr>
          <w:szCs w:val="24"/>
          <w:lang w:val="en-US"/>
        </w:rPr>
        <w:t xml:space="preserve"> terlebih dahulu</w:t>
      </w:r>
      <w:r w:rsidR="00B36E05">
        <w:rPr>
          <w:szCs w:val="24"/>
          <w:lang w:val="en-US"/>
        </w:rPr>
        <w:t xml:space="preserve"> atau </w:t>
      </w:r>
      <w:r w:rsidR="00010CFA">
        <w:rPr>
          <w:szCs w:val="24"/>
          <w:lang w:val="en-US"/>
        </w:rPr>
        <w:t>bisa akses</w:t>
      </w:r>
      <w:r w:rsidR="00FF5248" w:rsidRPr="00FF5248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 xml:space="preserve">informasi </w:t>
      </w:r>
      <w:r w:rsidR="00FF5248">
        <w:rPr>
          <w:szCs w:val="24"/>
          <w:lang w:val="en-US"/>
        </w:rPr>
        <w:t>secara langsung</w:t>
      </w:r>
      <w:r w:rsidR="00010CFA">
        <w:rPr>
          <w:szCs w:val="24"/>
          <w:lang w:val="en-US"/>
        </w:rPr>
        <w:t xml:space="preserve"> dengan fitur yang disediakan web. </w:t>
      </w:r>
      <w:r w:rsidR="000728ED">
        <w:rPr>
          <w:szCs w:val="24"/>
          <w:lang w:val="en-US"/>
        </w:rPr>
        <w:t>Aplikasi piranti bergerak</w:t>
      </w:r>
      <w:r w:rsidR="00010CFA">
        <w:rPr>
          <w:szCs w:val="24"/>
          <w:lang w:val="en-US"/>
        </w:rPr>
        <w:t xml:space="preserve"> yang sudah ada masih membutuhkan permintaan dari </w:t>
      </w:r>
      <w:r w:rsidR="0017767E">
        <w:rPr>
          <w:szCs w:val="24"/>
          <w:lang w:val="en-US"/>
        </w:rPr>
        <w:t>turis</w:t>
      </w:r>
      <w:r w:rsidR="00010CFA">
        <w:rPr>
          <w:szCs w:val="24"/>
          <w:lang w:val="en-US"/>
        </w:rPr>
        <w:t xml:space="preserve"> padahal banyak sekali</w:t>
      </w:r>
      <w:r w:rsidR="00BC336A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informasi yang</w:t>
      </w:r>
      <w:r w:rsidR="000728ED">
        <w:rPr>
          <w:szCs w:val="24"/>
          <w:lang w:val="en-US"/>
        </w:rPr>
        <w:t xml:space="preserve"> sewaktu-waktu</w:t>
      </w:r>
      <w:r w:rsidR="00010CFA">
        <w:rPr>
          <w:szCs w:val="24"/>
          <w:lang w:val="en-US"/>
        </w:rPr>
        <w:t xml:space="preserve"> bisa didapatkan</w:t>
      </w:r>
      <w:r w:rsidR="000728ED">
        <w:rPr>
          <w:szCs w:val="24"/>
          <w:lang w:val="en-US"/>
        </w:rPr>
        <w:t xml:space="preserve"> dan diperlukan</w:t>
      </w:r>
      <w:r w:rsidR="00010CFA">
        <w:rPr>
          <w:szCs w:val="24"/>
          <w:lang w:val="en-US"/>
        </w:rPr>
        <w:t xml:space="preserve"> oleh turis</w:t>
      </w:r>
      <w:r w:rsidR="00A941B4">
        <w:rPr>
          <w:szCs w:val="24"/>
          <w:lang w:val="en-US"/>
        </w:rPr>
        <w:t>. Informasi itu bisa sewaktu-waktu diperlukan</w:t>
      </w:r>
      <w:r w:rsidR="000728ED">
        <w:rPr>
          <w:szCs w:val="24"/>
          <w:lang w:val="en-US"/>
        </w:rPr>
        <w:t xml:space="preserve"> ketika berada</w:t>
      </w:r>
      <w:r w:rsidR="00BC336A">
        <w:rPr>
          <w:szCs w:val="24"/>
          <w:lang w:val="en-US"/>
        </w:rPr>
        <w:t xml:space="preserve"> di</w:t>
      </w:r>
      <w:r w:rsidR="00DD7EC6">
        <w:rPr>
          <w:szCs w:val="24"/>
          <w:lang w:val="en-US"/>
        </w:rPr>
        <w:t xml:space="preserve"> </w:t>
      </w:r>
      <w:r w:rsidR="00BC336A">
        <w:rPr>
          <w:szCs w:val="24"/>
          <w:lang w:val="en-US"/>
        </w:rPr>
        <w:t>sepanjang perjalanan menuju ke tempat wisata</w:t>
      </w:r>
      <w:r w:rsidR="000728ED">
        <w:rPr>
          <w:szCs w:val="24"/>
          <w:lang w:val="en-US"/>
        </w:rPr>
        <w:t xml:space="preserve"> atau sudah berada di</w:t>
      </w:r>
      <w:r w:rsidR="00DD7EC6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>tempat wisata</w:t>
      </w:r>
      <w:r w:rsidR="00BC336A">
        <w:rPr>
          <w:szCs w:val="24"/>
          <w:lang w:val="en-US"/>
        </w:rPr>
        <w:t>.</w:t>
      </w:r>
    </w:p>
    <w:p w:rsidR="008E6291" w:rsidRDefault="00943B68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Hal-hal di</w:t>
      </w:r>
      <w:r w:rsidR="00CF3482">
        <w:rPr>
          <w:szCs w:val="24"/>
          <w:lang w:val="en-US"/>
        </w:rPr>
        <w:t xml:space="preserve"> </w:t>
      </w:r>
      <w:r w:rsidR="00A26474">
        <w:rPr>
          <w:szCs w:val="24"/>
          <w:lang w:val="en-US"/>
        </w:rPr>
        <w:t>atas melatar</w:t>
      </w:r>
      <w:r>
        <w:rPr>
          <w:szCs w:val="24"/>
          <w:lang w:val="en-US"/>
        </w:rPr>
        <w:t>belakangi</w:t>
      </w:r>
      <w:r w:rsidR="0023734A">
        <w:rPr>
          <w:szCs w:val="24"/>
          <w:lang w:val="en-US"/>
        </w:rPr>
        <w:t xml:space="preserve"> dibangunnya aplikasi </w:t>
      </w:r>
      <w:r w:rsidR="00F36DF4">
        <w:rPr>
          <w:szCs w:val="24"/>
          <w:lang w:val="en-US"/>
        </w:rPr>
        <w:t>piranti bergerak untuk</w:t>
      </w:r>
      <w:r>
        <w:rPr>
          <w:szCs w:val="24"/>
          <w:lang w:val="en-US"/>
        </w:rPr>
        <w:t xml:space="preserve"> media promosi pariwisata yang memberikan notifikasi </w:t>
      </w:r>
      <w:r w:rsidR="0023734A">
        <w:rPr>
          <w:szCs w:val="24"/>
          <w:lang w:val="en-US"/>
        </w:rPr>
        <w:t xml:space="preserve">secara otomatis dan memberikan rekomendasi kepada penggunanya berdasarkan keadaan lingkungannya. </w:t>
      </w:r>
      <w:r w:rsidR="00C159FC" w:rsidRPr="007F0D4E">
        <w:rPr>
          <w:szCs w:val="24"/>
          <w:lang w:val="en-US"/>
        </w:rPr>
        <w:t xml:space="preserve">Aplikasi ini juga akan dibangun dengan menggunakan </w:t>
      </w:r>
      <w:r w:rsidR="00CF3482">
        <w:rPr>
          <w:szCs w:val="24"/>
          <w:lang w:val="en-US"/>
        </w:rPr>
        <w:t xml:space="preserve">konsep </w:t>
      </w:r>
      <w:r w:rsidR="00C159FC" w:rsidRPr="001D0731">
        <w:rPr>
          <w:i/>
          <w:szCs w:val="24"/>
          <w:lang w:val="en-US"/>
        </w:rPr>
        <w:t>context</w:t>
      </w:r>
      <w:r w:rsidR="00CF3482" w:rsidRPr="001D0731">
        <w:rPr>
          <w:i/>
          <w:szCs w:val="24"/>
          <w:lang w:val="en-US"/>
        </w:rPr>
        <w:t xml:space="preserve"> aware</w:t>
      </w:r>
      <w:sdt>
        <w:sdtPr>
          <w:rPr>
            <w:szCs w:val="24"/>
            <w:lang w:val="en-US"/>
          </w:rPr>
          <w:id w:val="-116833639"/>
          <w:citation/>
        </w:sdtPr>
        <w:sdtContent>
          <w:r w:rsidR="00430C09">
            <w:rPr>
              <w:szCs w:val="24"/>
              <w:lang w:val="en-US"/>
            </w:rPr>
            <w:fldChar w:fldCharType="begin"/>
          </w:r>
          <w:r w:rsidR="00C159FC">
            <w:rPr>
              <w:szCs w:val="24"/>
              <w:lang w:val="en-US"/>
            </w:rPr>
            <w:instrText xml:space="preserve"> CITATION PJB99 \l 1033 </w:instrText>
          </w:r>
          <w:r w:rsidR="00430C09">
            <w:rPr>
              <w:szCs w:val="24"/>
              <w:lang w:val="en-US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r w:rsidR="0087758E" w:rsidRPr="0087758E">
            <w:rPr>
              <w:szCs w:val="24"/>
              <w:lang w:val="en-US"/>
            </w:rPr>
            <w:fldChar w:fldCharType="begin"/>
          </w:r>
          <w:r w:rsidR="0087758E" w:rsidRPr="0087758E">
            <w:rPr>
              <w:szCs w:val="24"/>
              <w:lang w:val="en-US"/>
            </w:rPr>
            <w:instrText xml:space="preserve"> HYPERLINK "" \l "PJB99" </w:instrText>
          </w:r>
          <w:r w:rsidR="0087758E" w:rsidRPr="0087758E">
            <w:rPr>
              <w:szCs w:val="24"/>
              <w:lang w:val="en-US"/>
            </w:rPr>
          </w:r>
          <w:r w:rsidR="0087758E" w:rsidRPr="0087758E">
            <w:rPr>
              <w:szCs w:val="24"/>
              <w:lang w:val="en-US"/>
            </w:rPr>
            <w:fldChar w:fldCharType="separate"/>
          </w:r>
          <w:r w:rsidR="0087758E" w:rsidRPr="0087758E">
            <w:rPr>
              <w:rStyle w:val="Heading2Char"/>
              <w:rFonts w:ascii="Times New Roman" w:eastAsia="MS Mincho" w:hAnsi="Times New Roman"/>
              <w:sz w:val="24"/>
              <w:szCs w:val="24"/>
              <w:lang w:val="en-US"/>
            </w:rPr>
            <w:t>5</w:t>
          </w:r>
          <w:r w:rsidR="0087758E" w:rsidRPr="0087758E">
            <w:rPr>
              <w:szCs w:val="24"/>
              <w:lang w:val="en-US"/>
            </w:rPr>
            <w:fldChar w:fldCharType="end"/>
          </w:r>
          <w:r w:rsidR="0087758E" w:rsidRPr="0087758E">
            <w:rPr>
              <w:szCs w:val="24"/>
              <w:lang w:val="en-US"/>
            </w:rPr>
            <w:t>]</w:t>
          </w:r>
          <w:r w:rsidR="00430C09">
            <w:rPr>
              <w:szCs w:val="24"/>
              <w:lang w:val="en-US"/>
            </w:rPr>
            <w:fldChar w:fldCharType="end"/>
          </w:r>
        </w:sdtContent>
      </w:sdt>
      <w:r w:rsidR="00DD7EC6">
        <w:rPr>
          <w:szCs w:val="24"/>
          <w:lang w:val="en-US"/>
        </w:rPr>
        <w:t>,</w:t>
      </w:r>
      <w:r w:rsidR="00C159FC" w:rsidRPr="007F0D4E">
        <w:rPr>
          <w:szCs w:val="24"/>
          <w:lang w:val="en-US"/>
        </w:rPr>
        <w:t xml:space="preserve"> sehingga dapat menyediakan </w:t>
      </w:r>
      <w:r w:rsidR="00C159FC">
        <w:rPr>
          <w:szCs w:val="24"/>
          <w:lang w:val="en-US"/>
        </w:rPr>
        <w:t xml:space="preserve">informasi </w:t>
      </w:r>
      <w:r w:rsidR="00C159FC" w:rsidRPr="007F0D4E">
        <w:rPr>
          <w:szCs w:val="24"/>
          <w:lang w:val="en-US"/>
        </w:rPr>
        <w:t>objek wisata</w:t>
      </w:r>
      <w:r w:rsidR="00C159FC">
        <w:rPr>
          <w:szCs w:val="24"/>
          <w:lang w:val="en-US"/>
        </w:rPr>
        <w:t xml:space="preserve"> representasi dari </w:t>
      </w:r>
      <w:r w:rsidR="004E5134">
        <w:rPr>
          <w:i/>
          <w:szCs w:val="24"/>
          <w:lang w:val="en-US"/>
        </w:rPr>
        <w:t>ontologi</w:t>
      </w:r>
      <w:r w:rsidR="00C159FC">
        <w:rPr>
          <w:szCs w:val="24"/>
          <w:lang w:val="en-US"/>
        </w:rPr>
        <w:t xml:space="preserve"> </w:t>
      </w:r>
      <w:r w:rsidR="00C159FC" w:rsidRPr="007F0D4E">
        <w:rPr>
          <w:szCs w:val="24"/>
          <w:lang w:val="en-US"/>
        </w:rPr>
        <w:t xml:space="preserve">sesuai </w:t>
      </w:r>
      <w:r w:rsidR="00C159FC">
        <w:rPr>
          <w:szCs w:val="24"/>
          <w:lang w:val="en-US"/>
        </w:rPr>
        <w:t xml:space="preserve">dengan </w:t>
      </w:r>
      <w:r w:rsidR="00C33B27">
        <w:rPr>
          <w:szCs w:val="24"/>
          <w:lang w:val="en-US"/>
        </w:rPr>
        <w:t>yang diperlukan</w:t>
      </w:r>
      <w:r w:rsidR="00C159FC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turis</w:t>
      </w:r>
      <w:r w:rsidR="00C159FC">
        <w:rPr>
          <w:szCs w:val="24"/>
          <w:lang w:val="en-US"/>
        </w:rPr>
        <w:t>.</w:t>
      </w:r>
    </w:p>
    <w:p w:rsidR="007826B5" w:rsidRDefault="007826B5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Kontribusi</w:t>
      </w:r>
      <w:r w:rsidR="00C64285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dari studi ini adalah </w:t>
      </w:r>
      <w:r w:rsidR="00C64285">
        <w:rPr>
          <w:szCs w:val="24"/>
          <w:lang w:val="en-US"/>
        </w:rPr>
        <w:t>pembuatan model</w:t>
      </w:r>
      <w:r w:rsidR="004E5134">
        <w:rPr>
          <w:szCs w:val="24"/>
          <w:lang w:val="en-US"/>
        </w:rPr>
        <w:t xml:space="preserve"> ontologi berbasis</w:t>
      </w:r>
      <w:r w:rsidR="00C64285">
        <w:rPr>
          <w:szCs w:val="24"/>
          <w:lang w:val="en-US"/>
        </w:rPr>
        <w:t xml:space="preserve"> Bayesian Network untuk Sis</w:t>
      </w:r>
      <w:r w:rsidR="00A26474">
        <w:rPr>
          <w:szCs w:val="24"/>
          <w:lang w:val="en-US"/>
        </w:rPr>
        <w:t xml:space="preserve">tem Promosi Pariwisata. </w:t>
      </w:r>
    </w:p>
    <w:p w:rsidR="00CA6373" w:rsidRPr="00CA6373" w:rsidRDefault="00CA6373" w:rsidP="00363500">
      <w:pPr>
        <w:spacing w:line="360" w:lineRule="auto"/>
        <w:ind w:left="360"/>
        <w:jc w:val="both"/>
        <w:rPr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RUMUSAN MASALAH</w:t>
      </w:r>
    </w:p>
    <w:p w:rsidR="001C1F2C" w:rsidRPr="002350B6" w:rsidRDefault="001C1471" w:rsidP="00363500">
      <w:pPr>
        <w:spacing w:line="360" w:lineRule="auto"/>
        <w:ind w:firstLine="709"/>
        <w:jc w:val="both"/>
        <w:rPr>
          <w:szCs w:val="24"/>
        </w:rPr>
      </w:pPr>
      <w:r w:rsidRPr="002350B6">
        <w:rPr>
          <w:color w:val="000000"/>
          <w:szCs w:val="24"/>
          <w:lang w:val="fi-FI"/>
        </w:rPr>
        <w:t xml:space="preserve">Bagaimana menerapkan </w:t>
      </w:r>
      <w:r w:rsidRPr="006009D6">
        <w:rPr>
          <w:i/>
          <w:color w:val="000000"/>
          <w:szCs w:val="24"/>
          <w:lang w:val="fi-FI"/>
        </w:rPr>
        <w:t xml:space="preserve">reasoning </w:t>
      </w:r>
      <w:r w:rsidR="00D92E6D" w:rsidRPr="002350B6">
        <w:rPr>
          <w:color w:val="000000"/>
          <w:szCs w:val="24"/>
          <w:lang w:val="fi-FI"/>
        </w:rPr>
        <w:t xml:space="preserve">informasi yang </w:t>
      </w:r>
      <w:r w:rsidR="002350B6" w:rsidRPr="002350B6">
        <w:rPr>
          <w:color w:val="000000"/>
          <w:szCs w:val="24"/>
          <w:lang w:val="fi-FI"/>
        </w:rPr>
        <w:t xml:space="preserve">sesuai dengan kebutuhan </w:t>
      </w:r>
      <w:r w:rsidR="007358DA">
        <w:rPr>
          <w:color w:val="000000"/>
          <w:szCs w:val="24"/>
          <w:lang w:val="fi-FI"/>
        </w:rPr>
        <w:t>turis</w:t>
      </w:r>
      <w:r w:rsidR="00962232">
        <w:rPr>
          <w:color w:val="000000"/>
          <w:szCs w:val="24"/>
          <w:lang w:val="fi-FI"/>
        </w:rPr>
        <w:t>.</w:t>
      </w:r>
    </w:p>
    <w:p w:rsidR="00875880" w:rsidRDefault="00875880" w:rsidP="00363500">
      <w:pPr>
        <w:spacing w:line="360" w:lineRule="auto"/>
        <w:contextualSpacing/>
        <w:jc w:val="both"/>
        <w:rPr>
          <w:szCs w:val="24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BATASAN MASALAH</w:t>
      </w:r>
    </w:p>
    <w:p w:rsidR="00875880" w:rsidRDefault="007B46DC" w:rsidP="00363500">
      <w:pPr>
        <w:spacing w:line="360" w:lineRule="auto"/>
        <w:ind w:left="709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Batasan masalah dalam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yaitu:</w:t>
      </w:r>
    </w:p>
    <w:p w:rsidR="0013595D" w:rsidRDefault="006B719B" w:rsidP="0036350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>
        <w:rPr>
          <w:i/>
          <w:lang w:val="fi-FI"/>
        </w:rPr>
        <w:t>P</w:t>
      </w:r>
      <w:r w:rsidR="0013595D" w:rsidRPr="007B5ABF">
        <w:rPr>
          <w:i/>
          <w:lang w:val="fi-FI"/>
        </w:rPr>
        <w:t xml:space="preserve">latform </w:t>
      </w:r>
      <w:r w:rsidR="007B5ABF">
        <w:rPr>
          <w:lang w:val="fi-FI"/>
        </w:rPr>
        <w:t>yang digunakan adalah A</w:t>
      </w:r>
      <w:r w:rsidR="0013595D">
        <w:rPr>
          <w:lang w:val="fi-FI"/>
        </w:rPr>
        <w:t>ndroid 2.3</w:t>
      </w:r>
    </w:p>
    <w:p w:rsidR="0013595D" w:rsidRDefault="00DD7EC6" w:rsidP="0036350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 w:rsidRPr="00DD7EC6">
        <w:rPr>
          <w:lang w:val="fi-FI"/>
        </w:rPr>
        <w:t>Menggunakan</w:t>
      </w:r>
      <w:r>
        <w:rPr>
          <w:i/>
          <w:lang w:val="fi-FI"/>
        </w:rPr>
        <w:t xml:space="preserve"> </w:t>
      </w:r>
      <w:r w:rsidR="0013595D" w:rsidRPr="0026086B">
        <w:rPr>
          <w:i/>
          <w:lang w:val="fi-FI"/>
        </w:rPr>
        <w:t xml:space="preserve"> context</w:t>
      </w:r>
      <w:r w:rsidR="0013595D">
        <w:rPr>
          <w:lang w:val="fi-FI"/>
        </w:rPr>
        <w:t xml:space="preserve"> </w:t>
      </w:r>
      <w:r>
        <w:rPr>
          <w:lang w:val="fi-FI"/>
        </w:rPr>
        <w:t xml:space="preserve">antara lain </w:t>
      </w:r>
      <w:r w:rsidR="001E0B42">
        <w:rPr>
          <w:lang w:val="fi-FI"/>
        </w:rPr>
        <w:t xml:space="preserve">posisi, cuaca, temperatur udara, </w:t>
      </w:r>
      <w:r w:rsidR="0013595D">
        <w:rPr>
          <w:lang w:val="fi-FI"/>
        </w:rPr>
        <w:t>hari</w:t>
      </w:r>
      <w:r w:rsidR="00363C4A">
        <w:rPr>
          <w:lang w:val="fi-FI"/>
        </w:rPr>
        <w:t xml:space="preserve"> dan waktu.</w:t>
      </w:r>
    </w:p>
    <w:p w:rsidR="00E330E4" w:rsidRPr="00776BFB" w:rsidRDefault="008C3681" w:rsidP="00363500">
      <w:pPr>
        <w:pStyle w:val="ListParagraph"/>
        <w:numPr>
          <w:ilvl w:val="3"/>
          <w:numId w:val="1"/>
        </w:numPr>
        <w:ind w:left="1170"/>
        <w:rPr>
          <w:rFonts w:eastAsia="Batang"/>
          <w:lang w:eastAsia="ko-KR"/>
        </w:rPr>
      </w:pPr>
      <w:r>
        <w:rPr>
          <w:lang w:val="fi-FI"/>
        </w:rPr>
        <w:t>I</w:t>
      </w:r>
      <w:r w:rsidR="00E330E4">
        <w:rPr>
          <w:lang w:val="fi-FI"/>
        </w:rPr>
        <w:t>nformasi</w:t>
      </w:r>
      <w:r w:rsidR="007B5ABF">
        <w:rPr>
          <w:lang w:val="fi-FI"/>
        </w:rPr>
        <w:t xml:space="preserve"> </w:t>
      </w:r>
      <w:r>
        <w:rPr>
          <w:lang w:val="fi-FI"/>
        </w:rPr>
        <w:t xml:space="preserve">yang diberikan </w:t>
      </w:r>
      <w:r w:rsidR="007B5ABF">
        <w:rPr>
          <w:lang w:val="fi-FI"/>
        </w:rPr>
        <w:t xml:space="preserve">terbatas </w:t>
      </w:r>
      <w:r>
        <w:rPr>
          <w:lang w:val="fi-FI"/>
        </w:rPr>
        <w:t xml:space="preserve">pada </w:t>
      </w:r>
      <w:r w:rsidR="0070159F">
        <w:rPr>
          <w:i/>
          <w:lang w:val="fi-FI"/>
        </w:rPr>
        <w:t>a</w:t>
      </w:r>
      <w:r w:rsidR="00047DCD">
        <w:rPr>
          <w:i/>
          <w:lang w:val="fi-FI"/>
        </w:rPr>
        <w:t>ctivity</w:t>
      </w:r>
      <w:r w:rsidR="00DD7EC6">
        <w:rPr>
          <w:i/>
          <w:lang w:val="fi-FI"/>
        </w:rPr>
        <w:t xml:space="preserve"> s</w:t>
      </w:r>
      <w:r w:rsidR="00DD7EC6" w:rsidRPr="00DD7EC6">
        <w:rPr>
          <w:i/>
          <w:lang w:val="fi-FI"/>
        </w:rPr>
        <w:t>uggestion</w:t>
      </w:r>
      <w:r w:rsidR="0026086B">
        <w:rPr>
          <w:lang w:val="fi-FI"/>
        </w:rPr>
        <w:t xml:space="preserve"> </w:t>
      </w:r>
      <w:r w:rsidR="00E330E4">
        <w:rPr>
          <w:lang w:val="fi-FI"/>
        </w:rPr>
        <w:t xml:space="preserve">dalam lingkup Kota Surabaya dan </w:t>
      </w:r>
      <w:r w:rsidR="00B71733">
        <w:rPr>
          <w:lang w:val="fi-FI"/>
        </w:rPr>
        <w:t>tidak termasuk biaya perjalanan.</w:t>
      </w:r>
    </w:p>
    <w:p w:rsidR="00875880" w:rsidRPr="000859F9" w:rsidRDefault="00E330E4" w:rsidP="00363500">
      <w:pPr>
        <w:pStyle w:val="ListParagraph"/>
        <w:ind w:left="1170" w:firstLine="0"/>
        <w:rPr>
          <w:rFonts w:eastAsia="Batang"/>
          <w:lang w:eastAsia="ko-KR"/>
        </w:rPr>
      </w:pPr>
      <w:r w:rsidRPr="000859F9">
        <w:rPr>
          <w:rFonts w:eastAsia="Batang"/>
          <w:lang w:eastAsia="ko-KR"/>
        </w:rPr>
        <w:t xml:space="preserve"> </w:t>
      </w: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TUJUAN TUGAS AKHIR</w:t>
      </w:r>
    </w:p>
    <w:p w:rsidR="00875880" w:rsidRDefault="007B46DC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Tujuan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menghasilkan </w:t>
      </w:r>
      <w:r w:rsidR="00E330E4">
        <w:rPr>
          <w:color w:val="000000"/>
          <w:szCs w:val="24"/>
          <w:lang w:val="fi-FI"/>
        </w:rPr>
        <w:t>:</w:t>
      </w:r>
    </w:p>
    <w:p w:rsidR="00433E63" w:rsidRPr="0025225D" w:rsidRDefault="00CF3482" w:rsidP="0036350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proofErr w:type="spellStart"/>
      <w:r>
        <w:rPr>
          <w:color w:val="000000"/>
        </w:rPr>
        <w:lastRenderedPageBreak/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m</w:t>
      </w:r>
      <w:r w:rsidR="00433E63" w:rsidRPr="0025225D">
        <w:rPr>
          <w:color w:val="000000"/>
          <w:lang w:val="id-ID"/>
        </w:rPr>
        <w:t xml:space="preserve">embantu </w:t>
      </w:r>
      <w:r w:rsidR="00010CFA">
        <w:rPr>
          <w:color w:val="000000"/>
          <w:lang w:val="id-ID"/>
        </w:rPr>
        <w:t>turis</w:t>
      </w:r>
      <w:r w:rsidR="00433E63" w:rsidRPr="0025225D">
        <w:rPr>
          <w:color w:val="000000"/>
          <w:lang w:val="id-ID"/>
        </w:rPr>
        <w:t xml:space="preserve"> dalam me</w:t>
      </w:r>
      <w:r w:rsidR="001E2A15" w:rsidRPr="0025225D">
        <w:rPr>
          <w:color w:val="000000"/>
          <w:lang w:val="id-ID"/>
        </w:rPr>
        <w:t>m</w:t>
      </w:r>
      <w:r w:rsidR="00433E63" w:rsidRPr="0025225D">
        <w:rPr>
          <w:color w:val="000000"/>
          <w:lang w:val="id-ID"/>
        </w:rPr>
        <w:t>berikan informasi pariwisata di Surabaya berdasarkan kondisi tertentu mis</w:t>
      </w:r>
      <w:r w:rsidR="00E330E4">
        <w:rPr>
          <w:color w:val="000000"/>
          <w:lang w:val="id-ID"/>
        </w:rPr>
        <w:t xml:space="preserve">alnya cuaca, tempat, fasilitas dan </w:t>
      </w:r>
      <w:proofErr w:type="spellStart"/>
      <w:r w:rsidR="00E330E4">
        <w:rPr>
          <w:color w:val="000000"/>
        </w:rPr>
        <w:t>jarak</w:t>
      </w:r>
      <w:proofErr w:type="spellEnd"/>
      <w:r w:rsidR="00E330E4">
        <w:rPr>
          <w:color w:val="000000"/>
          <w:lang w:val="id-ID"/>
        </w:rPr>
        <w:t>.</w:t>
      </w:r>
    </w:p>
    <w:p w:rsidR="00433E63" w:rsidRPr="0025225D" w:rsidRDefault="001E2A15" w:rsidP="0036350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r w:rsidRPr="0025225D">
        <w:rPr>
          <w:color w:val="000000"/>
          <w:lang w:val="id-ID"/>
        </w:rPr>
        <w:t>Si</w:t>
      </w:r>
      <w:r w:rsidR="00433E63" w:rsidRPr="0025225D">
        <w:rPr>
          <w:color w:val="000000"/>
          <w:lang w:val="id-ID"/>
        </w:rPr>
        <w:t xml:space="preserve">stem </w:t>
      </w:r>
      <w:r w:rsidR="009B52CC">
        <w:rPr>
          <w:color w:val="000000"/>
        </w:rPr>
        <w:t xml:space="preserve">yang </w:t>
      </w:r>
      <w:proofErr w:type="spellStart"/>
      <w:r w:rsidR="009B52CC">
        <w:rPr>
          <w:color w:val="000000"/>
        </w:rPr>
        <w:t>dapat</w:t>
      </w:r>
      <w:proofErr w:type="spellEnd"/>
      <w:r w:rsidR="009B52CC">
        <w:rPr>
          <w:color w:val="000000"/>
        </w:rPr>
        <w:t xml:space="preserve"> </w:t>
      </w:r>
      <w:r w:rsidR="00433E63" w:rsidRPr="0025225D">
        <w:rPr>
          <w:color w:val="000000"/>
          <w:lang w:val="id-ID"/>
        </w:rPr>
        <w:t>menampilkan informasi tentang pariwisata di</w:t>
      </w:r>
      <w:r w:rsidR="007B5ABF">
        <w:rPr>
          <w:color w:val="000000"/>
        </w:rPr>
        <w:t xml:space="preserve"> </w:t>
      </w:r>
      <w:r w:rsidR="00E330E4">
        <w:rPr>
          <w:color w:val="000000"/>
        </w:rPr>
        <w:t>S</w:t>
      </w:r>
      <w:r w:rsidR="00433E63" w:rsidRPr="0025225D">
        <w:rPr>
          <w:color w:val="000000"/>
          <w:lang w:val="id-ID"/>
        </w:rPr>
        <w:t>urabaya, meliputi lokasi wisata, fasilitas terkait seperti hotel, restoran dan rute perjalanan.</w:t>
      </w:r>
    </w:p>
    <w:p w:rsidR="00875880" w:rsidRDefault="00875880" w:rsidP="00363500">
      <w:pPr>
        <w:pStyle w:val="BodyTextIndent"/>
        <w:ind w:left="0"/>
        <w:contextualSpacing/>
        <w:rPr>
          <w:szCs w:val="24"/>
          <w:lang w:val="id-ID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MANFAAT TUGAS AKHIR</w:t>
      </w:r>
    </w:p>
    <w:p w:rsidR="00B71733" w:rsidRDefault="007B46DC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Manfaat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membantu </w:t>
      </w:r>
      <w:r w:rsidR="00010CFA">
        <w:rPr>
          <w:color w:val="000000"/>
          <w:szCs w:val="24"/>
          <w:lang w:val="fi-FI"/>
        </w:rPr>
        <w:t>turis</w:t>
      </w:r>
      <w:r w:rsidR="00B71733">
        <w:rPr>
          <w:color w:val="000000"/>
          <w:szCs w:val="24"/>
          <w:lang w:val="fi-FI"/>
        </w:rPr>
        <w:t xml:space="preserve"> untuk mendapatkan gambaran utuh akan suatu tempat wisata dan mendapatkan informasi yang dibutuhk</w:t>
      </w:r>
      <w:r w:rsidR="00E330E4">
        <w:rPr>
          <w:color w:val="000000"/>
          <w:szCs w:val="24"/>
          <w:lang w:val="fi-FI"/>
        </w:rPr>
        <w:t>an</w:t>
      </w:r>
      <w:r w:rsidR="001E0B42">
        <w:rPr>
          <w:color w:val="000000"/>
          <w:szCs w:val="24"/>
          <w:lang w:val="fi-FI"/>
        </w:rPr>
        <w:t xml:space="preserve"> berdasarkan kondisi saat itu. De</w:t>
      </w:r>
      <w:r w:rsidR="0025225D">
        <w:rPr>
          <w:color w:val="000000"/>
          <w:szCs w:val="24"/>
          <w:lang w:val="fi-FI"/>
        </w:rPr>
        <w:t>ngan bertambah</w:t>
      </w:r>
      <w:r w:rsidR="008E6291">
        <w:rPr>
          <w:color w:val="000000"/>
          <w:szCs w:val="24"/>
          <w:lang w:val="fi-FI"/>
        </w:rPr>
        <w:t>nya</w:t>
      </w:r>
      <w:r w:rsidR="001E2A15">
        <w:rPr>
          <w:color w:val="000000"/>
          <w:szCs w:val="24"/>
          <w:lang w:val="fi-FI"/>
        </w:rPr>
        <w:t xml:space="preserve"> wawasan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</w:t>
      </w:r>
      <w:r w:rsidR="008E6291">
        <w:rPr>
          <w:color w:val="000000"/>
          <w:szCs w:val="24"/>
          <w:lang w:val="fi-FI"/>
        </w:rPr>
        <w:t>diharapkan</w:t>
      </w:r>
      <w:r w:rsidR="001E2A15">
        <w:rPr>
          <w:color w:val="000000"/>
          <w:szCs w:val="24"/>
          <w:lang w:val="fi-FI"/>
        </w:rPr>
        <w:t xml:space="preserve"> dapat meningkatkan aktivitas ekonomi di</w:t>
      </w:r>
      <w:r w:rsidR="009B52CC">
        <w:rPr>
          <w:color w:val="000000"/>
          <w:szCs w:val="24"/>
          <w:lang w:val="fi-FI"/>
        </w:rPr>
        <w:t xml:space="preserve"> </w:t>
      </w:r>
      <w:r w:rsidR="001E2A15">
        <w:rPr>
          <w:color w:val="000000"/>
          <w:szCs w:val="24"/>
          <w:lang w:val="fi-FI"/>
        </w:rPr>
        <w:t xml:space="preserve">kawasan tersebut atau menularkan kepada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lainnya.</w:t>
      </w:r>
    </w:p>
    <w:p w:rsidR="0023734A" w:rsidRDefault="0023734A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Dari sisi masyarakat lokal dan pemerintah, kepuasan </w:t>
      </w:r>
      <w:r w:rsidR="00010CFA">
        <w:rPr>
          <w:color w:val="000000"/>
          <w:szCs w:val="24"/>
          <w:lang w:val="fi-FI"/>
        </w:rPr>
        <w:t>turis</w:t>
      </w:r>
      <w:r>
        <w:rPr>
          <w:color w:val="000000"/>
          <w:szCs w:val="24"/>
          <w:lang w:val="fi-FI"/>
        </w:rPr>
        <w:t xml:space="preserve"> dapat meningkatkan pendapatan dan devisa daerah yang bersangkutan.</w:t>
      </w:r>
    </w:p>
    <w:p w:rsidR="00875880" w:rsidRDefault="00875880" w:rsidP="00363500">
      <w:pPr>
        <w:spacing w:line="360" w:lineRule="auto"/>
        <w:jc w:val="both"/>
        <w:rPr>
          <w:b/>
          <w:color w:val="000000"/>
          <w:szCs w:val="24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RINGKASAN TUGAS AKHIR</w:t>
      </w:r>
    </w:p>
    <w:p w:rsidR="00875880" w:rsidRDefault="007B46DC" w:rsidP="00363500">
      <w:pPr>
        <w:spacing w:line="360" w:lineRule="auto"/>
        <w:ind w:left="360" w:firstLine="491"/>
        <w:contextualSpacing/>
        <w:jc w:val="both"/>
        <w:rPr>
          <w:szCs w:val="24"/>
          <w:lang w:val="en-US"/>
        </w:rPr>
      </w:pPr>
      <w:r>
        <w:rPr>
          <w:color w:val="000000"/>
          <w:szCs w:val="24"/>
        </w:rPr>
        <w:t xml:space="preserve">Dalam tugas akhir ini akan dibuat </w:t>
      </w:r>
      <w:r w:rsidR="008C3681">
        <w:rPr>
          <w:color w:val="000000"/>
          <w:szCs w:val="24"/>
          <w:lang w:val="en-US"/>
        </w:rPr>
        <w:t>sistem promosi pariwisata. A</w:t>
      </w:r>
      <w:r>
        <w:rPr>
          <w:szCs w:val="24"/>
          <w:lang w:val="en-US"/>
        </w:rPr>
        <w:t xml:space="preserve">dapun gambaran umum dari aplikasi </w:t>
      </w:r>
      <w:r w:rsidR="008C3681">
        <w:rPr>
          <w:szCs w:val="24"/>
          <w:lang w:val="en-US"/>
        </w:rPr>
        <w:t>tersebut</w:t>
      </w:r>
      <w:r>
        <w:rPr>
          <w:szCs w:val="24"/>
          <w:lang w:val="en-US"/>
        </w:rPr>
        <w:t xml:space="preserve"> adalah sebagai berikut:</w:t>
      </w:r>
    </w:p>
    <w:p w:rsidR="0087588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Input </w:t>
      </w:r>
    </w:p>
    <w:p w:rsidR="00F65E73" w:rsidRDefault="00F65E73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Beberapa informasi </w:t>
      </w:r>
      <w:r w:rsidRPr="00F65E73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 dari pengguna menjadi input dari aplikasi ini:</w:t>
      </w:r>
    </w:p>
    <w:p w:rsidR="00F65E73" w:rsidRDefault="00F65E73" w:rsidP="00363500">
      <w:pPr>
        <w:pStyle w:val="ListParagraph"/>
        <w:numPr>
          <w:ilvl w:val="0"/>
          <w:numId w:val="14"/>
        </w:numPr>
      </w:pPr>
      <w:proofErr w:type="spellStart"/>
      <w:r>
        <w:t>Lokasi</w:t>
      </w:r>
      <w:proofErr w:type="spellEnd"/>
    </w:p>
    <w:p w:rsidR="00F65E73" w:rsidRDefault="00F65E73" w:rsidP="00363500">
      <w:pPr>
        <w:pStyle w:val="ListParagraph"/>
        <w:numPr>
          <w:ilvl w:val="0"/>
          <w:numId w:val="14"/>
        </w:numPr>
      </w:pPr>
      <w:proofErr w:type="spellStart"/>
      <w:r>
        <w:t>Waktu</w:t>
      </w:r>
      <w:proofErr w:type="spellEnd"/>
      <w:r>
        <w:t xml:space="preserve"> (</w:t>
      </w:r>
      <w:proofErr w:type="spellStart"/>
      <w:r>
        <w:t>pagi</w:t>
      </w:r>
      <w:proofErr w:type="spellEnd"/>
      <w:r>
        <w:t xml:space="preserve">, </w:t>
      </w:r>
      <w:proofErr w:type="spellStart"/>
      <w:r>
        <w:t>siang</w:t>
      </w:r>
      <w:proofErr w:type="spellEnd"/>
      <w:r>
        <w:t>, sore)</w:t>
      </w:r>
    </w:p>
    <w:p w:rsidR="00F65E73" w:rsidRDefault="00F65E73" w:rsidP="00363500">
      <w:pPr>
        <w:pStyle w:val="ListParagraph"/>
        <w:numPr>
          <w:ilvl w:val="0"/>
          <w:numId w:val="14"/>
        </w:numPr>
      </w:pPr>
      <w:proofErr w:type="spellStart"/>
      <w:r>
        <w:t>Cuaca</w:t>
      </w:r>
      <w:proofErr w:type="spellEnd"/>
      <w:r>
        <w:t xml:space="preserve"> (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cerah</w:t>
      </w:r>
      <w:proofErr w:type="spellEnd"/>
      <w:r>
        <w:t xml:space="preserve">, </w:t>
      </w:r>
      <w:proofErr w:type="spellStart"/>
      <w:r w:rsidR="00C469AB">
        <w:t>berawan</w:t>
      </w:r>
      <w:proofErr w:type="spellEnd"/>
      <w:r w:rsidR="00C469AB">
        <w:t>)</w:t>
      </w:r>
    </w:p>
    <w:p w:rsidR="00F65E73" w:rsidRDefault="0013685D" w:rsidP="00363500">
      <w:pPr>
        <w:pStyle w:val="ListParagraph"/>
        <w:numPr>
          <w:ilvl w:val="0"/>
          <w:numId w:val="14"/>
        </w:numPr>
      </w:pPr>
      <w:proofErr w:type="spellStart"/>
      <w:r>
        <w:t>Prefere</w:t>
      </w:r>
      <w:r w:rsidR="00F65E73">
        <w:t>nsi</w:t>
      </w:r>
      <w:proofErr w:type="spellEnd"/>
      <w:r w:rsidR="00F65E73">
        <w:t xml:space="preserve"> </w:t>
      </w:r>
      <w:proofErr w:type="spellStart"/>
      <w:r w:rsidR="0017767E">
        <w:t>turis</w:t>
      </w:r>
      <w:proofErr w:type="spellEnd"/>
      <w:r w:rsidR="00F65E73">
        <w:t xml:space="preserve"> (</w:t>
      </w:r>
      <w:proofErr w:type="spellStart"/>
      <w:r w:rsidR="00F65E73">
        <w:t>opsional</w:t>
      </w:r>
      <w:proofErr w:type="spellEnd"/>
      <w:r w:rsidR="00F65E73">
        <w:t>)</w:t>
      </w:r>
    </w:p>
    <w:p w:rsidR="00C469AB" w:rsidRDefault="00C469AB" w:rsidP="00363500">
      <w:pPr>
        <w:pStyle w:val="ListParagraph"/>
        <w:numPr>
          <w:ilvl w:val="0"/>
          <w:numId w:val="14"/>
        </w:numPr>
      </w:pPr>
      <w:proofErr w:type="spellStart"/>
      <w:r>
        <w:t>Suhu</w:t>
      </w:r>
      <w:proofErr w:type="spellEnd"/>
    </w:p>
    <w:p w:rsidR="009D2330" w:rsidRDefault="009D2330" w:rsidP="00363500">
      <w:pPr>
        <w:pStyle w:val="ListParagraph"/>
        <w:numPr>
          <w:ilvl w:val="0"/>
          <w:numId w:val="14"/>
        </w:numPr>
      </w:pPr>
      <w:proofErr w:type="spellStart"/>
      <w:r>
        <w:t>Hari</w:t>
      </w:r>
      <w:proofErr w:type="spellEnd"/>
      <w:r w:rsidR="007E4B89">
        <w:t xml:space="preserve"> </w:t>
      </w:r>
      <w:r w:rsidR="00E330E4">
        <w:t>(</w:t>
      </w:r>
      <w:proofErr w:type="spellStart"/>
      <w:r w:rsidR="00E330E4">
        <w:t>S</w:t>
      </w:r>
      <w:r>
        <w:t>enin</w:t>
      </w:r>
      <w:proofErr w:type="spellEnd"/>
      <w:r>
        <w:t xml:space="preserve">, </w:t>
      </w:r>
      <w:proofErr w:type="spellStart"/>
      <w:r w:rsidR="00E330E4">
        <w:t>S</w:t>
      </w:r>
      <w:r>
        <w:t>elasa</w:t>
      </w:r>
      <w:proofErr w:type="spellEnd"/>
      <w:r>
        <w:t xml:space="preserve">, </w:t>
      </w:r>
      <w:proofErr w:type="spellStart"/>
      <w:r w:rsidR="00E330E4">
        <w:t>R</w:t>
      </w:r>
      <w:r>
        <w:t>abu</w:t>
      </w:r>
      <w:proofErr w:type="spellEnd"/>
      <w:r>
        <w:t xml:space="preserve">, </w:t>
      </w:r>
      <w:proofErr w:type="spellStart"/>
      <w:r w:rsidR="00E330E4">
        <w:t>K</w:t>
      </w:r>
      <w:r>
        <w:t>amis</w:t>
      </w:r>
      <w:proofErr w:type="spellEnd"/>
      <w:r>
        <w:t xml:space="preserve">, </w:t>
      </w:r>
      <w:proofErr w:type="spellStart"/>
      <w:r w:rsidR="00E330E4">
        <w:t>J</w:t>
      </w:r>
      <w:r>
        <w:t>um’at</w:t>
      </w:r>
      <w:proofErr w:type="spellEnd"/>
      <w:r>
        <w:t xml:space="preserve">, </w:t>
      </w:r>
      <w:proofErr w:type="spellStart"/>
      <w:r w:rsidR="00E330E4">
        <w:t>S</w:t>
      </w:r>
      <w:r>
        <w:t>abtu</w:t>
      </w:r>
      <w:proofErr w:type="spellEnd"/>
      <w:r>
        <w:t xml:space="preserve">, </w:t>
      </w:r>
      <w:proofErr w:type="spellStart"/>
      <w:r w:rsidR="00E330E4">
        <w:t>M</w:t>
      </w:r>
      <w:r>
        <w:t>inggu</w:t>
      </w:r>
      <w:proofErr w:type="spellEnd"/>
      <w:r>
        <w:t>)</w:t>
      </w:r>
    </w:p>
    <w:p w:rsidR="00F65E73" w:rsidRDefault="00F65E73" w:rsidP="00363500">
      <w:pPr>
        <w:spacing w:line="360" w:lineRule="auto"/>
        <w:ind w:left="1134"/>
        <w:rPr>
          <w:lang w:val="en-US"/>
        </w:rPr>
      </w:pPr>
      <w:r>
        <w:rPr>
          <w:lang w:val="en-US"/>
        </w:rPr>
        <w:t xml:space="preserve">Informasi </w:t>
      </w:r>
      <w:r w:rsidRPr="00F65E73">
        <w:rPr>
          <w:i/>
          <w:lang w:val="en-US"/>
        </w:rPr>
        <w:t xml:space="preserve">context aware </w:t>
      </w:r>
      <w:r>
        <w:rPr>
          <w:lang w:val="en-US"/>
        </w:rPr>
        <w:t>didapatkan dari :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</w:t>
      </w:r>
      <w:r w:rsidR="00E330E4" w:rsidRPr="00E330E4">
        <w:rPr>
          <w:i/>
        </w:rPr>
        <w:t>e M</w:t>
      </w:r>
      <w:r w:rsidRPr="00E330E4">
        <w:rPr>
          <w:i/>
        </w:rPr>
        <w:t>ap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Google Weather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Google Time</w:t>
      </w:r>
    </w:p>
    <w:p w:rsidR="00FE2B47" w:rsidRPr="00F65E73" w:rsidRDefault="00520509" w:rsidP="00363500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       Inform</w:t>
      </w:r>
      <w:r w:rsidR="00F65E73">
        <w:rPr>
          <w:lang w:val="en-US"/>
        </w:rPr>
        <w:t xml:space="preserve">asi </w:t>
      </w:r>
      <w:r w:rsidR="00F65E73" w:rsidRPr="006009D6">
        <w:rPr>
          <w:i/>
          <w:lang w:val="en-US"/>
        </w:rPr>
        <w:t>context aware</w:t>
      </w:r>
      <w:r w:rsidR="00F65E73">
        <w:rPr>
          <w:lang w:val="en-US"/>
        </w:rPr>
        <w:t xml:space="preserve"> tersebut </w:t>
      </w:r>
      <w:r w:rsidR="00C469AB">
        <w:rPr>
          <w:lang w:val="en-US"/>
        </w:rPr>
        <w:t xml:space="preserve">bersifat </w:t>
      </w:r>
      <w:r w:rsidR="0017767E">
        <w:rPr>
          <w:lang w:val="en-US"/>
        </w:rPr>
        <w:t>turis</w:t>
      </w:r>
      <w:r w:rsidR="00F65E73">
        <w:rPr>
          <w:lang w:val="en-US"/>
        </w:rPr>
        <w:t xml:space="preserve"> spesifik</w:t>
      </w:r>
      <w:r w:rsidR="007E4B89">
        <w:rPr>
          <w:lang w:val="en-US"/>
        </w:rPr>
        <w:t>.</w:t>
      </w:r>
      <w:r w:rsidR="00F26BB0">
        <w:rPr>
          <w:lang w:val="en-US"/>
        </w:rPr>
        <w:t xml:space="preserve"> </w:t>
      </w:r>
    </w:p>
    <w:p w:rsidR="0087588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lastRenderedPageBreak/>
        <w:t xml:space="preserve">Proses </w:t>
      </w:r>
    </w:p>
    <w:p w:rsidR="009D2330" w:rsidRDefault="00A82849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A82849">
        <w:rPr>
          <w:szCs w:val="24"/>
          <w:lang w:val="en-US"/>
        </w:rPr>
        <w:t>Informasi</w:t>
      </w:r>
      <w:r>
        <w:rPr>
          <w:szCs w:val="24"/>
          <w:lang w:val="en-US"/>
        </w:rPr>
        <w:t xml:space="preserve"> </w:t>
      </w:r>
      <w:r w:rsidRPr="008A6F80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tersebut kemudian diolah dengan menggunakan </w:t>
      </w:r>
      <w:r w:rsidRPr="001A0F55">
        <w:rPr>
          <w:i/>
          <w:szCs w:val="24"/>
          <w:lang w:val="en-US"/>
        </w:rPr>
        <w:t>bayesian network</w:t>
      </w:r>
      <w:r>
        <w:rPr>
          <w:szCs w:val="24"/>
          <w:lang w:val="en-US"/>
        </w:rPr>
        <w:t xml:space="preserve"> untuk menentukan informasi </w:t>
      </w:r>
      <w:r w:rsidR="008A6F80">
        <w:rPr>
          <w:szCs w:val="24"/>
          <w:lang w:val="en-US"/>
        </w:rPr>
        <w:t>yang relevan untuk</w:t>
      </w:r>
      <w:r>
        <w:rPr>
          <w:szCs w:val="24"/>
          <w:lang w:val="en-US"/>
        </w:rPr>
        <w:t xml:space="preserve"> ditampilkan ke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 dalam satu waktu tertentu</w:t>
      </w:r>
      <w:r w:rsidR="00C469AB">
        <w:rPr>
          <w:szCs w:val="24"/>
          <w:lang w:val="en-US"/>
        </w:rPr>
        <w:t xml:space="preserve">. </w:t>
      </w:r>
    </w:p>
    <w:p w:rsidR="00A82849" w:rsidRPr="00A82849" w:rsidRDefault="00A82849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</w:p>
    <w:p w:rsidR="00875880" w:rsidRPr="009D233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i/>
          <w:color w:val="000000"/>
          <w:szCs w:val="24"/>
        </w:rPr>
      </w:pPr>
      <w:r>
        <w:rPr>
          <w:b/>
          <w:szCs w:val="24"/>
          <w:lang w:val="en-US"/>
        </w:rPr>
        <w:t>Output</w:t>
      </w:r>
    </w:p>
    <w:p w:rsidR="00845E9D" w:rsidRDefault="009D2330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9D2330">
        <w:rPr>
          <w:szCs w:val="24"/>
          <w:lang w:val="en-US"/>
        </w:rPr>
        <w:t>Output berupa</w:t>
      </w:r>
      <w:r>
        <w:rPr>
          <w:szCs w:val="24"/>
          <w:lang w:val="en-US"/>
        </w:rPr>
        <w:t xml:space="preserve"> </w:t>
      </w:r>
      <w:r w:rsidR="001E0B42">
        <w:rPr>
          <w:i/>
          <w:szCs w:val="24"/>
          <w:lang w:val="en-US"/>
        </w:rPr>
        <w:t>location</w:t>
      </w:r>
      <w:r w:rsidR="00926C04" w:rsidRPr="00926C04">
        <w:rPr>
          <w:i/>
          <w:szCs w:val="24"/>
          <w:lang w:val="en-US"/>
        </w:rPr>
        <w:t xml:space="preserve"> suggestion</w:t>
      </w:r>
      <w:r w:rsidR="00926C04">
        <w:rPr>
          <w:szCs w:val="24"/>
          <w:lang w:val="en-US"/>
        </w:rPr>
        <w:t xml:space="preserve"> yang disarankan</w:t>
      </w:r>
      <w:r>
        <w:rPr>
          <w:szCs w:val="24"/>
          <w:lang w:val="en-US"/>
        </w:rPr>
        <w:t xml:space="preserve"> </w:t>
      </w:r>
      <w:r w:rsidR="00926C04">
        <w:rPr>
          <w:szCs w:val="24"/>
          <w:lang w:val="en-US"/>
        </w:rPr>
        <w:t xml:space="preserve">kepada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. </w:t>
      </w:r>
      <w:r w:rsidR="007E4B89">
        <w:rPr>
          <w:lang w:val="en-US"/>
        </w:rPr>
        <w:t xml:space="preserve">Misalnya </w:t>
      </w:r>
      <w:r w:rsidR="007E4B89">
        <w:rPr>
          <w:i/>
          <w:lang w:val="en-US"/>
        </w:rPr>
        <w:t xml:space="preserve">go to </w:t>
      </w:r>
      <w:r w:rsidR="001E0B42">
        <w:rPr>
          <w:i/>
          <w:lang w:val="en-US"/>
        </w:rPr>
        <w:t>Tugu Pahlawan</w:t>
      </w:r>
      <w:r w:rsidR="007E4B89">
        <w:rPr>
          <w:i/>
          <w:lang w:val="en-US"/>
        </w:rPr>
        <w:t xml:space="preserve">, go to </w:t>
      </w:r>
      <w:r w:rsidR="001E0B42">
        <w:rPr>
          <w:i/>
          <w:lang w:val="en-US"/>
        </w:rPr>
        <w:t>R.M Sederhana</w:t>
      </w:r>
      <w:r w:rsidR="007E4B89">
        <w:rPr>
          <w:i/>
          <w:lang w:val="en-US"/>
        </w:rPr>
        <w:t xml:space="preserve">, go to </w:t>
      </w:r>
      <w:r w:rsidR="001E0B42">
        <w:rPr>
          <w:i/>
          <w:lang w:val="en-US"/>
        </w:rPr>
        <w:t>Masjid Manarul Ilmi</w:t>
      </w:r>
      <w:r w:rsidR="007E4B89">
        <w:rPr>
          <w:i/>
          <w:lang w:val="en-US"/>
        </w:rPr>
        <w:t xml:space="preserve">, </w:t>
      </w:r>
      <w:r w:rsidR="007E4B89">
        <w:rPr>
          <w:lang w:val="en-US"/>
        </w:rPr>
        <w:t>dan lain-lain.</w:t>
      </w:r>
    </w:p>
    <w:p w:rsidR="009342FD" w:rsidRPr="000B56F2" w:rsidRDefault="00845E9D" w:rsidP="00363500">
      <w:pPr>
        <w:keepNext/>
        <w:spacing w:line="360" w:lineRule="auto"/>
        <w:contextualSpacing/>
        <w:jc w:val="center"/>
        <w:rPr>
          <w:lang w:val="en-US"/>
        </w:rPr>
      </w:pPr>
      <w:r>
        <w:rPr>
          <w:i/>
          <w:color w:val="000000"/>
          <w:szCs w:val="24"/>
          <w:lang w:val="en-US"/>
        </w:rPr>
        <w:drawing>
          <wp:inline distT="0" distB="0" distL="0" distR="0" wp14:anchorId="40FA6C51" wp14:editId="621A3CDC">
            <wp:extent cx="2075660" cy="3113491"/>
            <wp:effectExtent l="171450" t="171450" r="363220" b="3346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or\Desktop\display TA\display 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60" cy="3113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56F2">
        <w:rPr>
          <w:lang w:val="en-US"/>
        </w:rPr>
        <w:t>–</w:t>
      </w:r>
    </w:p>
    <w:p w:rsidR="003F3645" w:rsidRDefault="009342FD" w:rsidP="00363500">
      <w:pPr>
        <w:pStyle w:val="Caption"/>
        <w:spacing w:line="360" w:lineRule="auto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632BE">
        <w:t>1</w:t>
      </w:r>
      <w:r>
        <w:fldChar w:fldCharType="end"/>
      </w:r>
      <w:r>
        <w:rPr>
          <w:lang w:val="en-US"/>
        </w:rPr>
        <w:t xml:space="preserve"> </w:t>
      </w:r>
      <w:r w:rsidRPr="00801D5A">
        <w:rPr>
          <w:lang w:val="en-US"/>
        </w:rPr>
        <w:t>Tampilan Pengguna Aplikasi</w:t>
      </w:r>
    </w:p>
    <w:p w:rsidR="003F3645" w:rsidRPr="003F3645" w:rsidRDefault="003F3645" w:rsidP="00363500">
      <w:pPr>
        <w:spacing w:line="360" w:lineRule="auto"/>
      </w:pPr>
    </w:p>
    <w:p w:rsidR="0008469A" w:rsidRPr="003F3645" w:rsidRDefault="003F3645" w:rsidP="00363500">
      <w:pPr>
        <w:tabs>
          <w:tab w:val="left" w:pos="2040"/>
        </w:tabs>
        <w:spacing w:line="360" w:lineRule="auto"/>
        <w:ind w:left="1170"/>
        <w:rPr>
          <w:lang w:val="en-US"/>
        </w:rPr>
      </w:pPr>
      <w:r>
        <w:rPr>
          <w:lang w:val="en-US"/>
        </w:rPr>
        <w:t xml:space="preserve">Gambar 1 adalah gambar </w:t>
      </w:r>
      <w:r w:rsidRPr="0071273C">
        <w:rPr>
          <w:i/>
          <w:lang w:val="en-US"/>
        </w:rPr>
        <w:t>user</w:t>
      </w:r>
      <w:r>
        <w:rPr>
          <w:lang w:val="en-US"/>
        </w:rPr>
        <w:t xml:space="preserve"> </w:t>
      </w:r>
      <w:r w:rsidRPr="00E330E4">
        <w:rPr>
          <w:i/>
          <w:lang w:val="en-US"/>
        </w:rPr>
        <w:t xml:space="preserve">interface </w:t>
      </w:r>
      <w:r>
        <w:rPr>
          <w:lang w:val="en-US"/>
        </w:rPr>
        <w:t>yang akan ditampilkan di telepon genggam turis.</w:t>
      </w:r>
    </w:p>
    <w:p w:rsidR="004A66BA" w:rsidRDefault="00337EDB" w:rsidP="00363500">
      <w:pPr>
        <w:keepNext/>
        <w:spacing w:line="360" w:lineRule="auto"/>
      </w:pPr>
      <w:r>
        <w:rPr>
          <w:lang w:val="en-US"/>
        </w:rPr>
        <w:lastRenderedPageBreak/>
        <w:tab/>
      </w:r>
      <w:r w:rsidR="001E1BB2">
        <w:rPr>
          <w:lang w:val="en-US"/>
        </w:rPr>
        <w:object w:dxaOrig="7106" w:dyaOrig="5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1pt;height:295.8pt" o:ole="">
            <v:imagedata r:id="rId11" o:title=""/>
          </v:shape>
          <o:OLEObject Type="Embed" ProgID="PowerPoint.Slide.8" ShapeID="_x0000_i1025" DrawAspect="Content" ObjectID="_1392618743" r:id="rId12"/>
        </w:object>
      </w:r>
    </w:p>
    <w:p w:rsidR="00337EDB" w:rsidRPr="004A66BA" w:rsidRDefault="004A66BA" w:rsidP="00363500">
      <w:pPr>
        <w:pStyle w:val="Caption"/>
        <w:spacing w:line="360" w:lineRule="auto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632BE">
        <w:t>2</w:t>
      </w:r>
      <w:r>
        <w:fldChar w:fldCharType="end"/>
      </w:r>
      <w:r>
        <w:rPr>
          <w:lang w:val="en-US"/>
        </w:rPr>
        <w:t xml:space="preserve"> Arsitektur Sistem Promosi Pariwisata</w:t>
      </w:r>
    </w:p>
    <w:p w:rsidR="004A66BA" w:rsidRDefault="004A66BA" w:rsidP="00363500">
      <w:pPr>
        <w:spacing w:line="360" w:lineRule="auto"/>
        <w:jc w:val="center"/>
        <w:rPr>
          <w:lang w:val="en-US"/>
        </w:rPr>
      </w:pPr>
    </w:p>
    <w:p w:rsidR="00337EDB" w:rsidRDefault="002B772A" w:rsidP="00363500">
      <w:pPr>
        <w:spacing w:line="360" w:lineRule="auto"/>
        <w:ind w:left="360"/>
        <w:rPr>
          <w:lang w:val="en-US"/>
        </w:rPr>
      </w:pPr>
      <w:r>
        <w:rPr>
          <w:lang w:val="en-US"/>
        </w:rPr>
        <w:t>Gambar 2 merupakan gambaran arsitektur sistem promosi pariwisata, jalur komunikasinya dijelaskan sebagai berikut :</w:t>
      </w:r>
    </w:p>
    <w:p w:rsidR="002B772A" w:rsidRDefault="002B772A" w:rsidP="00363500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 w:rsidR="003F3645">
        <w:t xml:space="preserve"> </w:t>
      </w:r>
      <w:proofErr w:type="spellStart"/>
      <w:r w:rsidR="003F3645">
        <w:t>promosi</w:t>
      </w:r>
      <w:proofErr w:type="spellEnd"/>
      <w:r w:rsidR="003F3645">
        <w:t xml:space="preserve"> </w:t>
      </w:r>
      <w:proofErr w:type="spellStart"/>
      <w:r w:rsidR="003F3645">
        <w:t>pariwisata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informasi</w:t>
      </w:r>
      <w:proofErr w:type="spellEnd"/>
      <w:r w:rsidR="00E330E4">
        <w:t xml:space="preserve"> </w:t>
      </w:r>
      <w:proofErr w:type="spellStart"/>
      <w:r w:rsidR="00E330E4">
        <w:t>dari</w:t>
      </w:r>
      <w:proofErr w:type="spellEnd"/>
      <w:r w:rsidR="00E330E4">
        <w:t xml:space="preserve"> </w:t>
      </w:r>
      <w:r w:rsidR="00E330E4" w:rsidRPr="00E330E4">
        <w:rPr>
          <w:i/>
        </w:rPr>
        <w:t>G</w:t>
      </w:r>
      <w:r w:rsidR="003F3645" w:rsidRPr="00E330E4">
        <w:rPr>
          <w:i/>
        </w:rPr>
        <w:t xml:space="preserve">oogle </w:t>
      </w:r>
      <w:r w:rsidR="00E330E4" w:rsidRPr="00E330E4">
        <w:rPr>
          <w:i/>
        </w:rPr>
        <w:t>M</w:t>
      </w:r>
      <w:r w:rsidR="003F3645" w:rsidRPr="00E330E4">
        <w:rPr>
          <w:i/>
        </w:rPr>
        <w:t>aps</w:t>
      </w:r>
      <w:r w:rsidR="003F3645">
        <w:t xml:space="preserve"> </w:t>
      </w:r>
      <w:proofErr w:type="spellStart"/>
      <w:r w:rsidR="003F3645">
        <w:t>dan</w:t>
      </w:r>
      <w:proofErr w:type="spellEnd"/>
      <w:r w:rsidR="003F3645">
        <w:t xml:space="preserve"> </w:t>
      </w:r>
      <w:r w:rsidR="00E330E4" w:rsidRPr="00E330E4">
        <w:rPr>
          <w:i/>
        </w:rPr>
        <w:t>Google W</w:t>
      </w:r>
      <w:r w:rsidR="003F3645" w:rsidRPr="00E330E4">
        <w:rPr>
          <w:i/>
        </w:rPr>
        <w:t>eather</w:t>
      </w:r>
      <w:r>
        <w:t xml:space="preserve"> </w:t>
      </w:r>
      <w:proofErr w:type="spellStart"/>
      <w:r w:rsidR="007826B5">
        <w:t>tentang</w:t>
      </w:r>
      <w:proofErr w:type="spellEnd"/>
      <w:r w:rsidR="007826B5">
        <w:t xml:space="preserve"> </w:t>
      </w:r>
      <w:r w:rsidRPr="002B772A">
        <w:rPr>
          <w:i/>
        </w:rPr>
        <w:t>context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cuaca</w:t>
      </w:r>
      <w:proofErr w:type="spellEnd"/>
      <w:r>
        <w:t xml:space="preserve">, </w:t>
      </w:r>
      <w:r w:rsidR="0022118C">
        <w:t xml:space="preserve">temperature </w:t>
      </w:r>
      <w:proofErr w:type="spellStart"/>
      <w:r>
        <w:t>udara</w:t>
      </w:r>
      <w:proofErr w:type="spellEnd"/>
      <w:r w:rsidR="0022118C">
        <w:t xml:space="preserve">, </w:t>
      </w:r>
      <w:proofErr w:type="spellStart"/>
      <w:r w:rsidR="0022118C">
        <w:t>hari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:rsidR="002B772A" w:rsidRDefault="002B772A" w:rsidP="00363500">
      <w:pPr>
        <w:pStyle w:val="ListParagraph"/>
        <w:numPr>
          <w:ilvl w:val="3"/>
          <w:numId w:val="1"/>
        </w:numPr>
        <w:ind w:left="1260"/>
      </w:pPr>
      <w:r w:rsidRPr="0022118C">
        <w:rPr>
          <w:i/>
        </w:rPr>
        <w:t xml:space="preserve">Google </w:t>
      </w:r>
      <w:r w:rsidR="001A0F55" w:rsidRPr="0022118C">
        <w:rPr>
          <w:i/>
        </w:rPr>
        <w:t>Maps</w:t>
      </w:r>
      <w:r w:rsidR="001A0F55">
        <w:t xml:space="preserve"> </w:t>
      </w:r>
      <w:proofErr w:type="spellStart"/>
      <w:r w:rsidR="001A0F55">
        <w:t>dan</w:t>
      </w:r>
      <w:proofErr w:type="spellEnd"/>
      <w:r w:rsidR="001A0F55">
        <w:t xml:space="preserve"> </w:t>
      </w:r>
      <w:r w:rsidR="001A0F55" w:rsidRPr="0022118C">
        <w:rPr>
          <w:i/>
        </w:rPr>
        <w:t>Google Weather</w:t>
      </w:r>
      <w:r w:rsidR="001A0F55"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context</w:t>
      </w:r>
      <w:r>
        <w:t xml:space="preserve"> </w:t>
      </w:r>
      <w:proofErr w:type="spellStart"/>
      <w:r>
        <w:t>tersebut</w:t>
      </w:r>
      <w:proofErr w:type="spellEnd"/>
      <w:r>
        <w:t>.</w:t>
      </w:r>
    </w:p>
    <w:p w:rsidR="002B772A" w:rsidRDefault="00842532" w:rsidP="00363500">
      <w:pPr>
        <w:pStyle w:val="ListParagraph"/>
        <w:numPr>
          <w:ilvl w:val="3"/>
          <w:numId w:val="1"/>
        </w:numPr>
        <w:ind w:left="1260"/>
      </w:pPr>
      <w:r w:rsidRPr="00842532">
        <w:rPr>
          <w:i/>
        </w:rPr>
        <w:t>Tourism Promotion System</w:t>
      </w:r>
      <w:r>
        <w:t xml:space="preserve">,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6B719B">
        <w:t>dua</w:t>
      </w:r>
      <w:proofErr w:type="spellEnd"/>
      <w:r w:rsidR="006B719B">
        <w:t xml:space="preserve"> </w:t>
      </w:r>
      <w:r w:rsidR="001A7EC3">
        <w:t>proses</w:t>
      </w:r>
      <w:r w:rsidR="006B719B">
        <w:t xml:space="preserve">. </w:t>
      </w:r>
      <w:r w:rsidR="001A7EC3">
        <w:t xml:space="preserve">Proses </w:t>
      </w:r>
      <w:proofErr w:type="spellStart"/>
      <w:r>
        <w:t>pertama</w:t>
      </w:r>
      <w:proofErr w:type="spellEnd"/>
      <w:r w:rsidR="001A7EC3">
        <w:t xml:space="preserve"> (</w:t>
      </w:r>
      <w:proofErr w:type="spellStart"/>
      <w:r w:rsidR="001A7EC3">
        <w:t>tahap</w:t>
      </w:r>
      <w:proofErr w:type="spellEnd"/>
      <w:r w:rsidR="006B719B">
        <w:t xml:space="preserve"> 3 </w:t>
      </w:r>
      <w:proofErr w:type="spellStart"/>
      <w:r w:rsidR="006B719B">
        <w:t>dan</w:t>
      </w:r>
      <w:proofErr w:type="spellEnd"/>
      <w:r w:rsidR="006B719B">
        <w:t xml:space="preserve"> 4)</w:t>
      </w:r>
      <w:r>
        <w:t xml:space="preserve"> </w:t>
      </w:r>
      <w:proofErr w:type="spellStart"/>
      <w:r>
        <w:t>mengolah</w:t>
      </w:r>
      <w:proofErr w:type="spellEnd"/>
      <w:r>
        <w:t xml:space="preserve"> activity suggestion di </w:t>
      </w:r>
      <w:r w:rsidRPr="00842532">
        <w:rPr>
          <w:i/>
        </w:rPr>
        <w:t>Ontology Engine</w:t>
      </w:r>
      <w:r w:rsidR="006B719B">
        <w:t xml:space="preserve">. </w:t>
      </w:r>
      <w:r w:rsidR="001A7EC3">
        <w:t xml:space="preserve">Proses </w:t>
      </w:r>
      <w:proofErr w:type="spellStart"/>
      <w:r>
        <w:t>kedua</w:t>
      </w:r>
      <w:proofErr w:type="spellEnd"/>
      <w:r w:rsidR="006B719B">
        <w:t xml:space="preserve"> (</w:t>
      </w:r>
      <w:proofErr w:type="spellStart"/>
      <w:r w:rsidR="001A7EC3">
        <w:t>tahap</w:t>
      </w:r>
      <w:proofErr w:type="spellEnd"/>
      <w:r w:rsidR="006B719B">
        <w:t xml:space="preserve"> 5 </w:t>
      </w:r>
      <w:proofErr w:type="spellStart"/>
      <w:r w:rsidR="006B719B">
        <w:t>dan</w:t>
      </w:r>
      <w:proofErr w:type="spellEnd"/>
      <w:r w:rsidR="006B719B">
        <w:t xml:space="preserve"> 6)</w:t>
      </w:r>
      <w:r>
        <w:t xml:space="preserve"> </w:t>
      </w:r>
      <w:proofErr w:type="spellStart"/>
      <w:r>
        <w:t>mengubah</w:t>
      </w:r>
      <w:proofErr w:type="spellEnd"/>
      <w:r>
        <w:t xml:space="preserve"> </w:t>
      </w:r>
      <w:r w:rsidRPr="00842532">
        <w:rPr>
          <w:i/>
        </w:rPr>
        <w:t>activity suggestion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842532">
        <w:rPr>
          <w:i/>
        </w:rPr>
        <w:t>location suggestion</w:t>
      </w:r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 w:rsidR="006B719B">
        <w:t xml:space="preserve"> </w:t>
      </w:r>
      <w:r>
        <w:t xml:space="preserve">context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42532">
        <w:rPr>
          <w:i/>
        </w:rPr>
        <w:t>Google Map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842532">
        <w:rPr>
          <w:i/>
        </w:rPr>
        <w:t>Google Weather</w:t>
      </w:r>
      <w:r>
        <w:t xml:space="preserve"> </w:t>
      </w:r>
      <w:proofErr w:type="spellStart"/>
      <w:r w:rsidR="001A7EC3">
        <w:t>dikirim</w:t>
      </w:r>
      <w:proofErr w:type="spellEnd"/>
      <w:r w:rsidR="001A7EC3">
        <w:t xml:space="preserve"> </w:t>
      </w:r>
      <w:proofErr w:type="spellStart"/>
      <w:r w:rsidR="001A7EC3">
        <w:t>ke</w:t>
      </w:r>
      <w:proofErr w:type="spellEnd"/>
      <w:r>
        <w:t xml:space="preserve"> </w:t>
      </w:r>
      <w:r w:rsidRPr="00842532">
        <w:rPr>
          <w:i/>
        </w:rPr>
        <w:t xml:space="preserve">Ontology </w:t>
      </w:r>
      <w:proofErr w:type="gramStart"/>
      <w:r w:rsidRPr="00842532">
        <w:rPr>
          <w:i/>
        </w:rPr>
        <w:t>Engine</w:t>
      </w:r>
      <w:r w:rsidR="001A7EC3">
        <w:rPr>
          <w:i/>
        </w:rPr>
        <w:t xml:space="preserve"> </w:t>
      </w:r>
      <w:r w:rsidR="001A7EC3">
        <w:t xml:space="preserve"> </w:t>
      </w:r>
      <w:proofErr w:type="spellStart"/>
      <w:r w:rsidR="001A7EC3">
        <w:t>untuk</w:t>
      </w:r>
      <w:proofErr w:type="spellEnd"/>
      <w:proofErr w:type="gramEnd"/>
      <w:r w:rsidR="001A7EC3">
        <w:t xml:space="preserve"> </w:t>
      </w:r>
      <w:proofErr w:type="spellStart"/>
      <w:r w:rsidR="001A7EC3">
        <w:t>diproses</w:t>
      </w:r>
      <w:proofErr w:type="spellEnd"/>
      <w:r>
        <w:t>.</w:t>
      </w:r>
    </w:p>
    <w:p w:rsidR="002F39BF" w:rsidRDefault="004E5134" w:rsidP="00363500">
      <w:pPr>
        <w:pStyle w:val="ListParagraph"/>
        <w:numPr>
          <w:ilvl w:val="3"/>
          <w:numId w:val="1"/>
        </w:numPr>
        <w:ind w:left="1260"/>
      </w:pPr>
      <w:proofErr w:type="spellStart"/>
      <w:r w:rsidRPr="00DF4C3A">
        <w:rPr>
          <w:i/>
        </w:rPr>
        <w:t>Ontologi</w:t>
      </w:r>
      <w:proofErr w:type="spellEnd"/>
      <w:r w:rsidR="00DF4C3A" w:rsidRPr="00DF4C3A">
        <w:rPr>
          <w:i/>
        </w:rPr>
        <w:t xml:space="preserve"> E</w:t>
      </w:r>
      <w:r w:rsidR="002F39BF" w:rsidRPr="00DF4C3A">
        <w:rPr>
          <w:i/>
        </w:rPr>
        <w:t>ngine</w:t>
      </w:r>
      <w:r w:rsidR="002F39BF">
        <w:t xml:space="preserve"> </w:t>
      </w:r>
      <w:proofErr w:type="spellStart"/>
      <w:r w:rsidR="004A66BA">
        <w:t>memberikan</w:t>
      </w:r>
      <w:proofErr w:type="spellEnd"/>
      <w:r w:rsidR="004A66BA">
        <w:t xml:space="preserve"> </w:t>
      </w:r>
      <w:proofErr w:type="spellStart"/>
      <w:r w:rsidR="004A66BA">
        <w:t>kategori</w:t>
      </w:r>
      <w:proofErr w:type="spellEnd"/>
      <w:r w:rsidR="004A66BA">
        <w:t xml:space="preserve"> </w:t>
      </w:r>
      <w:r w:rsidR="009342FD" w:rsidRPr="009342FD">
        <w:rPr>
          <w:i/>
        </w:rPr>
        <w:t>activity</w:t>
      </w:r>
      <w:r w:rsidR="009342FD">
        <w:t xml:space="preserve"> </w:t>
      </w:r>
      <w:r w:rsidR="004A66BA">
        <w:rPr>
          <w:i/>
        </w:rPr>
        <w:t xml:space="preserve">suggestion </w:t>
      </w:r>
      <w:proofErr w:type="spellStart"/>
      <w:r w:rsidR="004A66BA">
        <w:t>kepada</w:t>
      </w:r>
      <w:proofErr w:type="spellEnd"/>
      <w:r w:rsidR="004A66BA">
        <w:t xml:space="preserve"> </w:t>
      </w:r>
      <w:proofErr w:type="spellStart"/>
      <w:r w:rsidR="004A66BA">
        <w:t>sistem</w:t>
      </w:r>
      <w:proofErr w:type="spellEnd"/>
      <w:r w:rsidR="004A66BA">
        <w:t>.</w:t>
      </w:r>
    </w:p>
    <w:p w:rsidR="002F39BF" w:rsidRDefault="004A66BA" w:rsidP="00363500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kategori</w:t>
      </w:r>
      <w:proofErr w:type="spellEnd"/>
      <w:r w:rsidR="006009D6">
        <w:t xml:space="preserve"> </w:t>
      </w:r>
      <w:r w:rsidR="007E3306">
        <w:rPr>
          <w:i/>
        </w:rPr>
        <w:t>activity</w:t>
      </w:r>
      <w:r w:rsidR="00CC1BF7">
        <w:rPr>
          <w:i/>
        </w:rPr>
        <w:t xml:space="preserve"> </w:t>
      </w:r>
      <w:r w:rsidR="006009D6">
        <w:rPr>
          <w:i/>
        </w:rPr>
        <w:t>suggestion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7E3306">
        <w:t xml:space="preserve">server </w:t>
      </w:r>
      <w:r w:rsidR="00684A7F">
        <w:t>basis data</w:t>
      </w:r>
      <w:r w:rsidR="004B2A43">
        <w:t xml:space="preserve"> </w:t>
      </w:r>
      <w:proofErr w:type="spellStart"/>
      <w:r w:rsidR="004B2A43">
        <w:t>berdasarkan</w:t>
      </w:r>
      <w:proofErr w:type="spellEnd"/>
      <w:r w:rsidR="004B2A43">
        <w:t xml:space="preserve"> </w:t>
      </w:r>
      <w:proofErr w:type="spellStart"/>
      <w:r w:rsidR="004B2A43">
        <w:t>jarak</w:t>
      </w:r>
      <w:proofErr w:type="spellEnd"/>
      <w:r w:rsidR="004B2A43">
        <w:t xml:space="preserve"> </w:t>
      </w:r>
      <w:proofErr w:type="spellStart"/>
      <w:r w:rsidR="004B2A43">
        <w:t>terdekat</w:t>
      </w:r>
      <w:proofErr w:type="spellEnd"/>
      <w:r w:rsidR="004B2A43">
        <w:t xml:space="preserve"> </w:t>
      </w:r>
      <w:proofErr w:type="spellStart"/>
      <w:r w:rsidR="004B2A43">
        <w:t>dari</w:t>
      </w:r>
      <w:proofErr w:type="spellEnd"/>
      <w:r w:rsidR="004B2A43">
        <w:t xml:space="preserve"> </w:t>
      </w:r>
      <w:proofErr w:type="spellStart"/>
      <w:r w:rsidR="004B2A43">
        <w:t>turis</w:t>
      </w:r>
      <w:proofErr w:type="spellEnd"/>
      <w:r>
        <w:t>.</w:t>
      </w:r>
    </w:p>
    <w:p w:rsidR="002F39BF" w:rsidRDefault="00684A7F" w:rsidP="00363500">
      <w:pPr>
        <w:pStyle w:val="ListParagraph"/>
        <w:numPr>
          <w:ilvl w:val="3"/>
          <w:numId w:val="1"/>
        </w:numPr>
        <w:ind w:left="1260"/>
      </w:pPr>
      <w:r>
        <w:lastRenderedPageBreak/>
        <w:t>Basis Data</w:t>
      </w:r>
      <w:r w:rsidR="0008469A">
        <w:t xml:space="preserve"> Server </w:t>
      </w:r>
      <w:proofErr w:type="spellStart"/>
      <w:r w:rsidR="0008469A">
        <w:t>memberikan</w:t>
      </w:r>
      <w:proofErr w:type="spellEnd"/>
      <w:r w:rsidR="0008469A">
        <w:t xml:space="preserve"> </w:t>
      </w:r>
      <w:proofErr w:type="spellStart"/>
      <w:r w:rsidR="0008469A">
        <w:t>informasi</w:t>
      </w:r>
      <w:proofErr w:type="spellEnd"/>
      <w:r w:rsidR="00EE53A6">
        <w:t xml:space="preserve"> </w:t>
      </w:r>
      <w:proofErr w:type="spellStart"/>
      <w:r w:rsidR="00EE53A6">
        <w:t>lokasi</w:t>
      </w:r>
      <w:proofErr w:type="spellEnd"/>
      <w:r w:rsidR="004B2A43">
        <w:t xml:space="preserve"> </w:t>
      </w:r>
      <w:proofErr w:type="spellStart"/>
      <w:r w:rsidR="00A33F26">
        <w:t>terdekat</w:t>
      </w:r>
      <w:proofErr w:type="spellEnd"/>
      <w:r w:rsidR="00A33F26">
        <w:t xml:space="preserve"> </w:t>
      </w:r>
      <w:proofErr w:type="spellStart"/>
      <w:r w:rsidR="00A33F26">
        <w:t>sesuai</w:t>
      </w:r>
      <w:proofErr w:type="spellEnd"/>
      <w:r w:rsidR="00A33F26">
        <w:t xml:space="preserve"> </w:t>
      </w:r>
      <w:r w:rsidR="00A33F26" w:rsidRPr="00A33F26">
        <w:rPr>
          <w:i/>
        </w:rPr>
        <w:t>activity suggestion</w:t>
      </w:r>
      <w:r w:rsidR="00A33F26">
        <w:t xml:space="preserve"> </w:t>
      </w:r>
      <w:proofErr w:type="spellStart"/>
      <w:r w:rsidR="004B2A43">
        <w:t>berupa</w:t>
      </w:r>
      <w:proofErr w:type="spellEnd"/>
      <w:r w:rsidR="004B2A43">
        <w:t xml:space="preserve"> </w:t>
      </w:r>
      <w:r w:rsidR="004B2A43">
        <w:rPr>
          <w:i/>
        </w:rPr>
        <w:t>location suggestion</w:t>
      </w:r>
      <w:r w:rsidR="00EE53A6">
        <w:t xml:space="preserve"> yang </w:t>
      </w:r>
      <w:proofErr w:type="spellStart"/>
      <w:r w:rsidR="00EE53A6">
        <w:t>diminta</w:t>
      </w:r>
      <w:proofErr w:type="spellEnd"/>
      <w:r w:rsidR="00EE53A6">
        <w:t xml:space="preserve"> </w:t>
      </w:r>
      <w:proofErr w:type="spellStart"/>
      <w:r w:rsidR="00EE53A6">
        <w:t>sistem</w:t>
      </w:r>
      <w:proofErr w:type="spellEnd"/>
      <w:r w:rsidR="00EE53A6">
        <w:t>.</w:t>
      </w:r>
    </w:p>
    <w:p w:rsidR="00C2577B" w:rsidRDefault="00C2577B" w:rsidP="00363500">
      <w:pPr>
        <w:pStyle w:val="ListParagraph"/>
        <w:numPr>
          <w:ilvl w:val="3"/>
          <w:numId w:val="1"/>
        </w:numPr>
        <w:ind w:left="1260"/>
      </w:pPr>
      <w:proofErr w:type="spellStart"/>
      <w:r>
        <w:t>S</w:t>
      </w:r>
      <w:r w:rsidR="00EE53A6">
        <w:t>i</w:t>
      </w:r>
      <w:r>
        <w:t>stem</w:t>
      </w:r>
      <w:proofErr w:type="spellEnd"/>
      <w:r>
        <w:t xml:space="preserve"> </w:t>
      </w:r>
      <w:proofErr w:type="spellStart"/>
      <w:r>
        <w:t>menampi</w:t>
      </w:r>
      <w:r w:rsidR="00184892">
        <w:t>l</w:t>
      </w:r>
      <w:r>
        <w:t>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A33F26">
        <w:rPr>
          <w:i/>
        </w:rPr>
        <w:t xml:space="preserve">location </w:t>
      </w:r>
      <w:r w:rsidR="007358DA">
        <w:rPr>
          <w:i/>
        </w:rPr>
        <w:t xml:space="preserve">suggestion </w:t>
      </w:r>
      <w:proofErr w:type="spellStart"/>
      <w:r>
        <w:t>kepada</w:t>
      </w:r>
      <w:proofErr w:type="spellEnd"/>
      <w:r>
        <w:t xml:space="preserve"> </w:t>
      </w:r>
      <w:proofErr w:type="spellStart"/>
      <w:r w:rsidR="0017767E">
        <w:t>turis</w:t>
      </w:r>
      <w:proofErr w:type="spellEnd"/>
      <w:r>
        <w:t>.</w:t>
      </w:r>
    </w:p>
    <w:p w:rsidR="00C2577B" w:rsidRPr="002B772A" w:rsidRDefault="00C2577B" w:rsidP="00363500">
      <w:pPr>
        <w:pStyle w:val="ListParagraph"/>
        <w:numPr>
          <w:ilvl w:val="3"/>
          <w:numId w:val="1"/>
        </w:numPr>
        <w:ind w:left="1260"/>
      </w:pPr>
      <w:r>
        <w:t xml:space="preserve">Optional, </w:t>
      </w:r>
      <w:proofErr w:type="spellStart"/>
      <w:r w:rsidR="0017767E">
        <w:t>turis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 w:rsidRPr="0013165C">
        <w:rPr>
          <w:i/>
        </w:rPr>
        <w:t>feedback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8E5E2F">
        <w:t>mengenai</w:t>
      </w:r>
      <w:proofErr w:type="spellEnd"/>
      <w:r w:rsidR="008E5E2F"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  <w:r w:rsidR="00E92AFD">
        <w:t xml:space="preserve"> </w:t>
      </w:r>
    </w:p>
    <w:p w:rsidR="00337EDB" w:rsidRDefault="00337EDB" w:rsidP="00363500">
      <w:pPr>
        <w:spacing w:line="360" w:lineRule="auto"/>
        <w:rPr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</w:rPr>
        <w:t>DASAR TEORI</w:t>
      </w:r>
    </w:p>
    <w:p w:rsidR="00784F7A" w:rsidRDefault="00684A7F" w:rsidP="00363500">
      <w:pPr>
        <w:pStyle w:val="ListParagraph"/>
        <w:ind w:firstLine="0"/>
        <w:jc w:val="left"/>
        <w:rPr>
          <w:b/>
        </w:rPr>
      </w:pPr>
      <w:r>
        <w:rPr>
          <w:b/>
        </w:rPr>
        <w:t>9.1</w:t>
      </w:r>
      <w:r w:rsidR="002F4B47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696C90" w:rsidRDefault="00DF4C3A" w:rsidP="00363500">
      <w:pPr>
        <w:pStyle w:val="ListParagraph"/>
        <w:ind w:firstLine="0"/>
        <w:jc w:val="left"/>
      </w:pPr>
      <w:proofErr w:type="spellStart"/>
      <w:proofErr w:type="gramStart"/>
      <w:r>
        <w:t>Ontologi</w:t>
      </w:r>
      <w:proofErr w:type="spellEnd"/>
      <w:r w:rsidR="00696C90">
        <w:t xml:space="preserve"> </w:t>
      </w:r>
      <w:proofErr w:type="spellStart"/>
      <w:r w:rsidR="00696C90">
        <w:t>diuraikan</w:t>
      </w:r>
      <w:proofErr w:type="spellEnd"/>
      <w:r w:rsidR="00696C90">
        <w:t xml:space="preserve"> </w:t>
      </w:r>
      <w:proofErr w:type="spellStart"/>
      <w:r w:rsidR="00696C90">
        <w:t>dala</w:t>
      </w:r>
      <w:r>
        <w:t>m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ontologi</w:t>
      </w:r>
      <w:proofErr w:type="spellEnd"/>
      <w:r w:rsidR="00696C90">
        <w:t>.</w:t>
      </w:r>
      <w:proofErr w:type="gramEnd"/>
    </w:p>
    <w:p w:rsidR="00696C90" w:rsidRPr="00696C90" w:rsidRDefault="00696C90" w:rsidP="00363500">
      <w:pPr>
        <w:pStyle w:val="ListParagraph"/>
        <w:ind w:firstLine="0"/>
        <w:jc w:val="left"/>
      </w:pPr>
    </w:p>
    <w:p w:rsidR="00784F7A" w:rsidRPr="005443C3" w:rsidRDefault="00684A7F" w:rsidP="00363500">
      <w:pPr>
        <w:pStyle w:val="ListParagraph"/>
        <w:ind w:firstLine="0"/>
        <w:rPr>
          <w:b/>
        </w:rPr>
      </w:pPr>
      <w:r>
        <w:rPr>
          <w:b/>
        </w:rPr>
        <w:t>9.1</w:t>
      </w:r>
      <w:r w:rsidR="002F4B47">
        <w:rPr>
          <w:b/>
        </w:rPr>
        <w:t xml:space="preserve">.1 </w:t>
      </w:r>
      <w:proofErr w:type="spellStart"/>
      <w:r w:rsidR="00784F7A">
        <w:rPr>
          <w:b/>
        </w:rPr>
        <w:t>Definisi</w:t>
      </w:r>
      <w:proofErr w:type="spellEnd"/>
      <w:r w:rsidR="00784F7A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784F7A" w:rsidRDefault="004E5134" w:rsidP="00363500">
      <w:pPr>
        <w:pStyle w:val="ListParagraph"/>
        <w:ind w:left="450" w:firstLine="360"/>
      </w:pPr>
      <w:proofErr w:type="spellStart"/>
      <w:proofErr w:type="gramStart"/>
      <w:r>
        <w:t>Ontologi</w:t>
      </w:r>
      <w:proofErr w:type="spellEnd"/>
      <w:r w:rsidR="00784F7A" w:rsidRPr="00596A99">
        <w:t xml:space="preserve"> di</w:t>
      </w:r>
      <w:r w:rsidR="008C3681">
        <w:t xml:space="preserve"> </w:t>
      </w:r>
      <w:proofErr w:type="spellStart"/>
      <w:r w:rsidR="00784F7A" w:rsidRPr="00596A99">
        <w:t>dalam</w:t>
      </w:r>
      <w:proofErr w:type="spellEnd"/>
      <w:r w:rsidR="00784F7A" w:rsidRPr="00596A99">
        <w:t xml:space="preserve"> </w:t>
      </w:r>
      <w:proofErr w:type="spellStart"/>
      <w:r w:rsidR="00784F7A" w:rsidRPr="00596A99">
        <w:t>ilmu</w:t>
      </w:r>
      <w:proofErr w:type="spellEnd"/>
      <w:r w:rsidR="00784F7A" w:rsidRPr="00596A99">
        <w:t xml:space="preserve"> </w:t>
      </w:r>
      <w:proofErr w:type="spellStart"/>
      <w:r w:rsidR="00784F7A" w:rsidRPr="00596A99">
        <w:t>filsafat</w:t>
      </w:r>
      <w:proofErr w:type="spellEnd"/>
      <w:r w:rsidR="00784F7A" w:rsidRPr="00596A99">
        <w:t xml:space="preserve"> </w:t>
      </w:r>
      <w:proofErr w:type="spellStart"/>
      <w:r w:rsidR="00784F7A" w:rsidRPr="00596A99">
        <w:t>memiliki</w:t>
      </w:r>
      <w:proofErr w:type="spellEnd"/>
      <w:r w:rsidR="00784F7A" w:rsidRPr="00596A99">
        <w:t xml:space="preserve"> </w:t>
      </w:r>
      <w:proofErr w:type="spellStart"/>
      <w:r w:rsidR="00784F7A" w:rsidRPr="00596A99">
        <w:t>arti</w:t>
      </w:r>
      <w:proofErr w:type="spellEnd"/>
      <w:r w:rsidR="00784F7A" w:rsidRPr="00596A99">
        <w:t xml:space="preserve"> </w:t>
      </w:r>
      <w:proofErr w:type="spellStart"/>
      <w:r w:rsidR="00784F7A" w:rsidRPr="00596A99">
        <w:t>ilmu</w:t>
      </w:r>
      <w:proofErr w:type="spellEnd"/>
      <w:r w:rsidR="00784F7A" w:rsidRPr="00596A99">
        <w:t xml:space="preserve"> </w:t>
      </w:r>
      <w:proofErr w:type="spellStart"/>
      <w:r w:rsidR="00784F7A" w:rsidRPr="00596A99">
        <w:t>untuk</w:t>
      </w:r>
      <w:proofErr w:type="spellEnd"/>
      <w:r w:rsidR="00784F7A" w:rsidRPr="00596A99">
        <w:t xml:space="preserve"> </w:t>
      </w:r>
      <w:proofErr w:type="spellStart"/>
      <w:r w:rsidR="00784F7A" w:rsidRPr="00596A99">
        <w:t>menjadi</w:t>
      </w:r>
      <w:proofErr w:type="spellEnd"/>
      <w:r w:rsidR="00784F7A" w:rsidRPr="00596A99">
        <w:t xml:space="preserve"> </w:t>
      </w:r>
      <w:proofErr w:type="spellStart"/>
      <w:r w:rsidR="00784F7A" w:rsidRPr="00596A99">
        <w:t>atau</w:t>
      </w:r>
      <w:proofErr w:type="spellEnd"/>
      <w:r w:rsidR="00784F7A" w:rsidRPr="00596A99">
        <w:t xml:space="preserve"> </w:t>
      </w:r>
      <w:proofErr w:type="spellStart"/>
      <w:r w:rsidR="00784F7A" w:rsidRPr="00596A99">
        <w:t>menjelaskan</w:t>
      </w:r>
      <w:proofErr w:type="spellEnd"/>
      <w:r w:rsidR="00784F7A" w:rsidRPr="00596A99">
        <w:t xml:space="preserve"> </w:t>
      </w:r>
      <w:proofErr w:type="spellStart"/>
      <w:r w:rsidR="00784F7A" w:rsidRPr="00596A99">
        <w:t>tentang</w:t>
      </w:r>
      <w:proofErr w:type="spellEnd"/>
      <w:r w:rsidR="00784F7A" w:rsidRPr="00596A99">
        <w:t xml:space="preserve"> </w:t>
      </w:r>
      <w:proofErr w:type="spellStart"/>
      <w:r w:rsidR="00784F7A" w:rsidRPr="00596A99">
        <w:t>eksistensi</w:t>
      </w:r>
      <w:proofErr w:type="spellEnd"/>
      <w:r w:rsidR="00784F7A" w:rsidRPr="00596A99">
        <w:t xml:space="preserve"> </w:t>
      </w:r>
      <w:proofErr w:type="spellStart"/>
      <w:r w:rsidR="00784F7A" w:rsidRPr="00596A99">
        <w:t>sesuatu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gramStart"/>
      <w:r w:rsidR="00784F7A" w:rsidRPr="00596A99">
        <w:t xml:space="preserve">Socrates </w:t>
      </w:r>
      <w:proofErr w:type="spellStart"/>
      <w:r w:rsidR="00784F7A" w:rsidRPr="00596A99">
        <w:t>dan</w:t>
      </w:r>
      <w:proofErr w:type="spellEnd"/>
      <w:r w:rsidR="00784F7A" w:rsidRPr="00596A99">
        <w:t xml:space="preserve"> </w:t>
      </w:r>
      <w:proofErr w:type="spellStart"/>
      <w:r w:rsidR="00784F7A" w:rsidRPr="00596A99">
        <w:t>Aristoteles</w:t>
      </w:r>
      <w:proofErr w:type="spellEnd"/>
      <w:r w:rsidR="00784F7A" w:rsidRPr="00596A99">
        <w:t xml:space="preserve"> </w:t>
      </w:r>
      <w:proofErr w:type="spellStart"/>
      <w:r w:rsidR="00784F7A" w:rsidRPr="00596A99">
        <w:t>adalah</w:t>
      </w:r>
      <w:proofErr w:type="spellEnd"/>
      <w:r w:rsidR="00784F7A" w:rsidRPr="00596A99">
        <w:t xml:space="preserve"> orang yang </w:t>
      </w:r>
      <w:proofErr w:type="spellStart"/>
      <w:r w:rsidR="00784F7A" w:rsidRPr="00596A99">
        <w:t>mengemukakan</w:t>
      </w:r>
      <w:proofErr w:type="spellEnd"/>
      <w:r w:rsidR="00784F7A" w:rsidRPr="00596A99">
        <w:t xml:space="preserve"> </w:t>
      </w:r>
      <w:proofErr w:type="spellStart"/>
      <w:r>
        <w:t>ontologi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gramStart"/>
      <w:r w:rsidR="00784F7A" w:rsidRPr="00596A99">
        <w:t xml:space="preserve">Socrates </w:t>
      </w:r>
      <w:proofErr w:type="spellStart"/>
      <w:r w:rsidR="00784F7A" w:rsidRPr="00596A99">
        <w:t>menggagas</w:t>
      </w:r>
      <w:proofErr w:type="spellEnd"/>
      <w:r w:rsidR="00784F7A" w:rsidRPr="00596A99">
        <w:t xml:space="preserve"> ide </w:t>
      </w:r>
      <w:proofErr w:type="spellStart"/>
      <w:r w:rsidR="00784F7A" w:rsidRPr="00596A99">
        <w:t>abstrak</w:t>
      </w:r>
      <w:proofErr w:type="spellEnd"/>
      <w:r w:rsidR="00784F7A" w:rsidRPr="00596A99">
        <w:t xml:space="preserve">, </w:t>
      </w:r>
      <w:proofErr w:type="spellStart"/>
      <w:r w:rsidR="00784F7A" w:rsidRPr="00596A99">
        <w:t>hirarki</w:t>
      </w:r>
      <w:proofErr w:type="spellEnd"/>
      <w:r w:rsidR="00784F7A" w:rsidRPr="00596A99">
        <w:t xml:space="preserve"> </w:t>
      </w:r>
      <w:proofErr w:type="spellStart"/>
      <w:r w:rsidR="00784F7A" w:rsidRPr="00596A99">
        <w:t>dan</w:t>
      </w:r>
      <w:proofErr w:type="spellEnd"/>
      <w:r w:rsidR="00784F7A" w:rsidRPr="00596A99">
        <w:t xml:space="preserve"> </w:t>
      </w:r>
      <w:r w:rsidR="00784F7A" w:rsidRPr="00DF4C3A">
        <w:rPr>
          <w:i/>
        </w:rPr>
        <w:t>class instance</w:t>
      </w:r>
      <w:r w:rsidR="00784F7A" w:rsidRPr="00596A99">
        <w:t xml:space="preserve"> </w:t>
      </w:r>
      <w:proofErr w:type="spellStart"/>
      <w:r w:rsidR="00784F7A" w:rsidRPr="00596A99">
        <w:t>dari</w:t>
      </w:r>
      <w:proofErr w:type="spellEnd"/>
      <w:r w:rsidR="00784F7A" w:rsidRPr="00596A99">
        <w:t xml:space="preserve"> </w:t>
      </w:r>
      <w:proofErr w:type="spellStart"/>
      <w:r w:rsidR="00784F7A" w:rsidRPr="00596A99">
        <w:t>relasi</w:t>
      </w:r>
      <w:proofErr w:type="spellEnd"/>
      <w:r w:rsidR="00784F7A" w:rsidRPr="00596A99">
        <w:t xml:space="preserve"> </w:t>
      </w:r>
      <w:proofErr w:type="spellStart"/>
      <w:r w:rsidR="00784F7A" w:rsidRPr="00596A99">
        <w:t>diantara</w:t>
      </w:r>
      <w:proofErr w:type="spellEnd"/>
      <w:r w:rsidR="00784F7A" w:rsidRPr="00596A99">
        <w:t xml:space="preserve"> ide </w:t>
      </w:r>
      <w:proofErr w:type="spellStart"/>
      <w:r w:rsidR="00784F7A" w:rsidRPr="00596A99">
        <w:t>tersebut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spellStart"/>
      <w:proofErr w:type="gramStart"/>
      <w:r w:rsidR="00784F7A" w:rsidRPr="00596A99">
        <w:t>Aristoteles</w:t>
      </w:r>
      <w:proofErr w:type="spellEnd"/>
      <w:r w:rsidR="00784F7A" w:rsidRPr="00596A99">
        <w:t xml:space="preserve"> </w:t>
      </w:r>
      <w:proofErr w:type="spellStart"/>
      <w:r w:rsidR="00784F7A" w:rsidRPr="00596A99">
        <w:t>menambahkan</w:t>
      </w:r>
      <w:proofErr w:type="spellEnd"/>
      <w:r w:rsidR="00784F7A" w:rsidRPr="00596A99">
        <w:t xml:space="preserve"> </w:t>
      </w:r>
      <w:r w:rsidR="00784F7A" w:rsidRPr="00324965">
        <w:rPr>
          <w:i/>
        </w:rPr>
        <w:t>logical association</w:t>
      </w:r>
      <w:r w:rsidR="0071273C">
        <w:t>,</w:t>
      </w:r>
      <w:r w:rsidR="00784F7A" w:rsidRPr="00596A99">
        <w:t xml:space="preserve"> </w:t>
      </w:r>
      <w:proofErr w:type="spellStart"/>
      <w:r w:rsidR="0071273C">
        <w:t>k</w:t>
      </w:r>
      <w:r w:rsidR="00784F7A" w:rsidRPr="00596A99">
        <w:t>emudian</w:t>
      </w:r>
      <w:proofErr w:type="spellEnd"/>
      <w:r w:rsidR="00784F7A" w:rsidRPr="00596A99">
        <w:t xml:space="preserve"> </w:t>
      </w:r>
      <w:proofErr w:type="spellStart"/>
      <w:r w:rsidR="00784F7A" w:rsidRPr="00596A99">
        <w:t>hasilnya</w:t>
      </w:r>
      <w:proofErr w:type="spellEnd"/>
      <w:r w:rsidR="00784F7A" w:rsidRPr="00596A99">
        <w:t xml:space="preserve"> </w:t>
      </w:r>
      <w:proofErr w:type="spellStart"/>
      <w:r w:rsidR="00784F7A" w:rsidRPr="00596A99">
        <w:t>berupa</w:t>
      </w:r>
      <w:proofErr w:type="spellEnd"/>
      <w:r w:rsidR="00784F7A" w:rsidRPr="00596A99">
        <w:t xml:space="preserve"> </w:t>
      </w:r>
      <w:proofErr w:type="spellStart"/>
      <w:r w:rsidR="00784F7A" w:rsidRPr="00596A99">
        <w:t>struktur</w:t>
      </w:r>
      <w:proofErr w:type="spellEnd"/>
      <w:r w:rsidR="00784F7A" w:rsidRPr="00596A99">
        <w:t xml:space="preserve"> model yang </w:t>
      </w:r>
      <w:proofErr w:type="spellStart"/>
      <w:r w:rsidR="00784F7A" w:rsidRPr="00596A99">
        <w:t>mampu</w:t>
      </w:r>
      <w:proofErr w:type="spellEnd"/>
      <w:r w:rsidR="00784F7A" w:rsidRPr="00596A99">
        <w:t xml:space="preserve"> </w:t>
      </w:r>
      <w:proofErr w:type="spellStart"/>
      <w:r w:rsidR="00784F7A" w:rsidRPr="00596A99">
        <w:t>menjelaskan</w:t>
      </w:r>
      <w:proofErr w:type="spellEnd"/>
      <w:r w:rsidR="00784F7A" w:rsidRPr="00596A99">
        <w:t xml:space="preserve"> </w:t>
      </w:r>
      <w:proofErr w:type="spellStart"/>
      <w:r w:rsidR="00784F7A" w:rsidRPr="00596A99">
        <w:t>dunia</w:t>
      </w:r>
      <w:proofErr w:type="spellEnd"/>
      <w:r w:rsidR="00784F7A" w:rsidRPr="00596A99">
        <w:t xml:space="preserve"> </w:t>
      </w:r>
      <w:proofErr w:type="spellStart"/>
      <w:r w:rsidR="00784F7A" w:rsidRPr="00596A99">
        <w:t>nyata</w:t>
      </w:r>
      <w:proofErr w:type="spellEnd"/>
      <w:sdt>
        <w:sdtPr>
          <w:id w:val="-741103670"/>
          <w:citation/>
        </w:sdtPr>
        <w:sdtContent>
          <w:proofErr w:type="gramEnd"/>
          <w:r w:rsidR="00784F7A">
            <w:fldChar w:fldCharType="begin"/>
          </w:r>
          <w:r w:rsidR="00784F7A">
            <w:instrText xml:space="preserve"> CITATION Nik07 \l 1033 </w:instrText>
          </w:r>
          <w:r w:rsidR="00784F7A">
            <w:fldChar w:fldCharType="separate"/>
          </w:r>
          <w:r w:rsidR="0087758E">
            <w:rPr>
              <w:noProof/>
            </w:rPr>
            <w:t xml:space="preserve"> 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"Nik07"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6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 w:rsidR="00784F7A">
            <w:fldChar w:fldCharType="end"/>
          </w:r>
          <w:proofErr w:type="gramStart"/>
        </w:sdtContent>
      </w:sdt>
      <w:r w:rsidR="001F2F54">
        <w:t>.</w:t>
      </w:r>
      <w:proofErr w:type="gramEnd"/>
    </w:p>
    <w:p w:rsidR="00784F7A" w:rsidRDefault="00784F7A" w:rsidP="00363500">
      <w:pPr>
        <w:pStyle w:val="ListParagraph"/>
        <w:ind w:left="450" w:firstLine="360"/>
      </w:pPr>
      <w:proofErr w:type="spellStart"/>
      <w:proofErr w:type="gramStart"/>
      <w:r w:rsidRPr="007C1673">
        <w:t>Masa</w:t>
      </w:r>
      <w:proofErr w:type="spellEnd"/>
      <w:r w:rsidRPr="007C1673">
        <w:t xml:space="preserve"> </w:t>
      </w:r>
      <w:proofErr w:type="spellStart"/>
      <w:r w:rsidRPr="007C1673">
        <w:t>selanjutnya</w:t>
      </w:r>
      <w:proofErr w:type="spellEnd"/>
      <w:r w:rsidRPr="007C1673">
        <w:t xml:space="preserve">, </w:t>
      </w:r>
      <w:proofErr w:type="spellStart"/>
      <w:r w:rsidR="004E5134">
        <w:t>ontologi</w:t>
      </w:r>
      <w:proofErr w:type="spellEnd"/>
      <w:r w:rsidRPr="007C1673">
        <w:t xml:space="preserve"> </w:t>
      </w:r>
      <w:proofErr w:type="spellStart"/>
      <w:r w:rsidRPr="007C1673">
        <w:t>memiliki</w:t>
      </w:r>
      <w:proofErr w:type="spellEnd"/>
      <w:r w:rsidRPr="007C1673">
        <w:t xml:space="preserve"> </w:t>
      </w:r>
      <w:proofErr w:type="spellStart"/>
      <w:r w:rsidRPr="007C1673">
        <w:t>berbagai</w:t>
      </w:r>
      <w:proofErr w:type="spellEnd"/>
      <w:r w:rsidRPr="007C1673">
        <w:t xml:space="preserve"> </w:t>
      </w:r>
      <w:proofErr w:type="spellStart"/>
      <w:r w:rsidRPr="007C1673">
        <w:t>makna</w:t>
      </w:r>
      <w:proofErr w:type="spellEnd"/>
      <w:r w:rsidRPr="007C1673">
        <w:t>.</w:t>
      </w:r>
      <w:proofErr w:type="gramEnd"/>
      <w:r w:rsidRPr="007C1673">
        <w:t xml:space="preserve"> </w:t>
      </w:r>
      <w:proofErr w:type="spellStart"/>
      <w:proofErr w:type="gramStart"/>
      <w:r w:rsidR="004E5134">
        <w:t>Ontologi</w:t>
      </w:r>
      <w:proofErr w:type="spellEnd"/>
      <w:r w:rsidRPr="007C1673">
        <w:t xml:space="preserve"> </w:t>
      </w:r>
      <w:proofErr w:type="spellStart"/>
      <w:r w:rsidRPr="007C1673">
        <w:t>adalah</w:t>
      </w:r>
      <w:proofErr w:type="spellEnd"/>
      <w:r w:rsidRPr="007C1673">
        <w:t xml:space="preserve"> </w:t>
      </w:r>
      <w:proofErr w:type="spellStart"/>
      <w:r w:rsidRPr="007C1673">
        <w:t>definisi</w:t>
      </w:r>
      <w:proofErr w:type="spellEnd"/>
      <w:r w:rsidRPr="007C1673">
        <w:t xml:space="preserve">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pengertian</w:t>
      </w:r>
      <w:proofErr w:type="spellEnd"/>
      <w:r w:rsidRPr="007C1673">
        <w:t xml:space="preserve"> </w:t>
      </w:r>
      <w:proofErr w:type="spellStart"/>
      <w:r w:rsidRPr="007C1673">
        <w:t>dasar</w:t>
      </w:r>
      <w:proofErr w:type="spellEnd"/>
      <w:r w:rsidRPr="007C1673">
        <w:t xml:space="preserve"> </w:t>
      </w:r>
      <w:proofErr w:type="spellStart"/>
      <w:r w:rsidRPr="007C1673">
        <w:t>dan</w:t>
      </w:r>
      <w:proofErr w:type="spellEnd"/>
      <w:r w:rsidRPr="007C1673">
        <w:t xml:space="preserve"> </w:t>
      </w:r>
      <w:proofErr w:type="spellStart"/>
      <w:r w:rsidRPr="007C1673">
        <w:t>relasi</w:t>
      </w:r>
      <w:proofErr w:type="spellEnd"/>
      <w:r w:rsidRPr="007C1673">
        <w:t xml:space="preserve"> </w:t>
      </w:r>
      <w:proofErr w:type="spellStart"/>
      <w:r w:rsidRPr="007C1673">
        <w:t>kosa</w:t>
      </w:r>
      <w:proofErr w:type="spellEnd"/>
      <w:r w:rsidRPr="007C1673">
        <w:t xml:space="preserve"> kata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sebuah</w:t>
      </w:r>
      <w:proofErr w:type="spellEnd"/>
      <w:r w:rsidRPr="007C1673">
        <w:t xml:space="preserve"> </w:t>
      </w:r>
      <w:proofErr w:type="spellStart"/>
      <w:r>
        <w:t>wilayah</w:t>
      </w:r>
      <w:proofErr w:type="spellEnd"/>
      <w:r w:rsidRPr="007C1673">
        <w:t xml:space="preserve"> </w:t>
      </w:r>
      <w:proofErr w:type="spellStart"/>
      <w:r w:rsidRPr="007C1673">
        <w:t>sebagaimana</w:t>
      </w:r>
      <w:proofErr w:type="spellEnd"/>
      <w:r w:rsidRPr="007C1673">
        <w:t xml:space="preserve"> </w:t>
      </w:r>
      <w:proofErr w:type="spellStart"/>
      <w:r w:rsidRPr="007C1673">
        <w:t>aturan</w:t>
      </w:r>
      <w:proofErr w:type="spellEnd"/>
      <w:r w:rsidRPr="007C1673">
        <w:t xml:space="preserve">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kombinasi</w:t>
      </w:r>
      <w:proofErr w:type="spellEnd"/>
      <w:r w:rsidRPr="007C1673">
        <w:t xml:space="preserve"> </w:t>
      </w:r>
      <w:proofErr w:type="spellStart"/>
      <w:r w:rsidRPr="007C1673">
        <w:t>istilah</w:t>
      </w:r>
      <w:proofErr w:type="spellEnd"/>
      <w:r w:rsidRPr="007C1673">
        <w:t xml:space="preserve"> </w:t>
      </w:r>
      <w:proofErr w:type="spellStart"/>
      <w:r w:rsidRPr="007C1673">
        <w:t>dan</w:t>
      </w:r>
      <w:proofErr w:type="spellEnd"/>
      <w:r w:rsidRPr="007C1673">
        <w:t xml:space="preserve"> </w:t>
      </w:r>
      <w:proofErr w:type="spellStart"/>
      <w:r w:rsidRPr="007C1673">
        <w:t>relasi</w:t>
      </w:r>
      <w:proofErr w:type="spellEnd"/>
      <w:r w:rsidRPr="007C1673">
        <w:t xml:space="preserve"> </w:t>
      </w:r>
      <w:proofErr w:type="spellStart"/>
      <w:r w:rsidRPr="007C1673">
        <w:t>untuk</w:t>
      </w:r>
      <w:proofErr w:type="spellEnd"/>
      <w:r w:rsidRPr="007C1673">
        <w:t xml:space="preserve"> </w:t>
      </w:r>
      <w:proofErr w:type="spellStart"/>
      <w:r w:rsidRPr="007C1673">
        <w:t>mendefinisikan</w:t>
      </w:r>
      <w:proofErr w:type="spellEnd"/>
      <w:r w:rsidRPr="007C1673">
        <w:t xml:space="preserve"> </w:t>
      </w:r>
      <w:proofErr w:type="spellStart"/>
      <w:r w:rsidRPr="007C1673">
        <w:t>kosa</w:t>
      </w:r>
      <w:proofErr w:type="spellEnd"/>
      <w:r w:rsidRPr="007C1673">
        <w:t xml:space="preserve"> kata.</w:t>
      </w:r>
      <w:proofErr w:type="gramEnd"/>
    </w:p>
    <w:p w:rsidR="00784F7A" w:rsidRDefault="00F33BF0" w:rsidP="00363500">
      <w:pPr>
        <w:pStyle w:val="ListParagraph"/>
        <w:ind w:left="450" w:firstLine="360"/>
      </w:pPr>
      <w:proofErr w:type="spellStart"/>
      <w:r>
        <w:t>B</w:t>
      </w:r>
      <w:r w:rsidR="007D3D69">
        <w:t>uku</w:t>
      </w:r>
      <w:proofErr w:type="spellEnd"/>
      <w:r w:rsidR="007D3D69">
        <w:t xml:space="preserve"> </w:t>
      </w:r>
      <w:r>
        <w:rPr>
          <w:i/>
          <w:iCs/>
        </w:rPr>
        <w:t xml:space="preserve">Semantic Web Technology </w:t>
      </w:r>
      <w:proofErr w:type="spellStart"/>
      <w:r>
        <w:rPr>
          <w:iCs/>
        </w:rPr>
        <w:t>tahun</w:t>
      </w:r>
      <w:proofErr w:type="spellEnd"/>
      <w:r>
        <w:rPr>
          <w:iCs/>
        </w:rPr>
        <w:t xml:space="preserve"> 2006</w:t>
      </w:r>
      <w:r w:rsidR="00F82870">
        <w:rPr>
          <w:iCs/>
        </w:rPr>
        <w:t xml:space="preserve"> </w:t>
      </w:r>
      <w:sdt>
        <w:sdtPr>
          <w:id w:val="-1035815832"/>
          <w:citation/>
        </w:sdtPr>
        <w:sdtContent>
          <w:r w:rsidR="00046890">
            <w:fldChar w:fldCharType="begin"/>
          </w:r>
          <w:r w:rsidR="00046890">
            <w:instrText xml:space="preserve"> CITATION Joh06 \l 1033 </w:instrText>
          </w:r>
          <w:r w:rsidR="00046890"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"Joh06"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7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 w:rsidR="00046890">
            <w:fldChar w:fldCharType="end"/>
          </w:r>
        </w:sdtContent>
      </w:sdt>
      <w:r w:rsidR="007D3D69">
        <w:t xml:space="preserve">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bahwa</w:t>
      </w:r>
      <w:proofErr w:type="spellEnd"/>
      <w:r w:rsidR="007D3D69">
        <w:t xml:space="preserve"> </w:t>
      </w:r>
      <w:proofErr w:type="gramStart"/>
      <w:r w:rsidR="007D3D69" w:rsidRPr="008A1F5A">
        <w:t>Gruber</w:t>
      </w:r>
      <w:r w:rsidR="00046890" w:rsidRPr="008A1F5A">
        <w:t xml:space="preserve"> </w:t>
      </w:r>
      <w:r w:rsidR="00046890">
        <w:t xml:space="preserve"> </w:t>
      </w:r>
      <w:proofErr w:type="spellStart"/>
      <w:r w:rsidR="00784F7A" w:rsidRPr="008A1F5A">
        <w:t>mendefinisikan</w:t>
      </w:r>
      <w:proofErr w:type="spellEnd"/>
      <w:proofErr w:type="gramEnd"/>
      <w:r w:rsidR="00784F7A" w:rsidRPr="008A1F5A">
        <w:t xml:space="preserve"> </w:t>
      </w:r>
      <w:proofErr w:type="spellStart"/>
      <w:r w:rsidR="004E5134">
        <w:t>ontologi</w:t>
      </w:r>
      <w:proofErr w:type="spellEnd"/>
      <w:r w:rsidR="00784F7A" w:rsidRPr="008A1F5A">
        <w:t xml:space="preserve"> </w:t>
      </w:r>
      <w:proofErr w:type="spellStart"/>
      <w:r w:rsidR="007D3D69">
        <w:t>sebagai</w:t>
      </w:r>
      <w:proofErr w:type="spellEnd"/>
      <w:r w:rsidR="00784F7A" w:rsidRPr="008A1F5A">
        <w:t xml:space="preserve"> 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784F7A" w:rsidRPr="008A1F5A">
        <w:t>spesifikasi</w:t>
      </w:r>
      <w:proofErr w:type="spellEnd"/>
      <w:r w:rsidR="00784F7A" w:rsidRPr="008A1F5A">
        <w:t xml:space="preserve"> </w:t>
      </w:r>
      <w:proofErr w:type="spellStart"/>
      <w:r w:rsidR="00784F7A" w:rsidRPr="008A1F5A">
        <w:t>eksplisit</w:t>
      </w:r>
      <w:proofErr w:type="spellEnd"/>
      <w:r w:rsidR="00784F7A" w:rsidRPr="008A1F5A">
        <w:t xml:space="preserve"> </w:t>
      </w:r>
      <w:proofErr w:type="spellStart"/>
      <w:r w:rsidR="00784F7A" w:rsidRPr="008A1F5A">
        <w:t>dari</w:t>
      </w:r>
      <w:proofErr w:type="spellEnd"/>
      <w:r w:rsidR="00784F7A" w:rsidRPr="008A1F5A">
        <w:t xml:space="preserve"> </w:t>
      </w:r>
      <w:proofErr w:type="spellStart"/>
      <w:r w:rsidR="00784F7A" w:rsidRPr="008A1F5A">
        <w:t>konseptualisme</w:t>
      </w:r>
      <w:proofErr w:type="spellEnd"/>
      <w:r w:rsidR="00784F7A" w:rsidRPr="008A1F5A">
        <w:t xml:space="preserve">. </w:t>
      </w:r>
      <w:proofErr w:type="spellStart"/>
      <w:proofErr w:type="gramStart"/>
      <w:r w:rsidR="00784F7A" w:rsidRPr="008A1F5A">
        <w:t>Definisi</w:t>
      </w:r>
      <w:proofErr w:type="spellEnd"/>
      <w:r w:rsidR="00784F7A" w:rsidRPr="008A1F5A">
        <w:t xml:space="preserve"> </w:t>
      </w:r>
      <w:proofErr w:type="spellStart"/>
      <w:r w:rsidR="00784F7A" w:rsidRPr="008A1F5A">
        <w:t>ini</w:t>
      </w:r>
      <w:proofErr w:type="spellEnd"/>
      <w:r w:rsidR="00784F7A" w:rsidRPr="008A1F5A">
        <w:t xml:space="preserve"> </w:t>
      </w:r>
      <w:proofErr w:type="spellStart"/>
      <w:r w:rsidR="00784F7A" w:rsidRPr="008A1F5A">
        <w:t>banyak</w:t>
      </w:r>
      <w:proofErr w:type="spellEnd"/>
      <w:r w:rsidR="00784F7A" w:rsidRPr="008A1F5A">
        <w:t xml:space="preserve"> </w:t>
      </w:r>
      <w:proofErr w:type="spellStart"/>
      <w:r w:rsidR="00784F7A" w:rsidRPr="008A1F5A">
        <w:t>digunakan</w:t>
      </w:r>
      <w:proofErr w:type="spellEnd"/>
      <w:r w:rsidR="00784F7A" w:rsidRPr="008A1F5A">
        <w:t xml:space="preserve"> </w:t>
      </w:r>
      <w:proofErr w:type="spellStart"/>
      <w:r w:rsidR="00784F7A" w:rsidRPr="008A1F5A">
        <w:t>oleh</w:t>
      </w:r>
      <w:proofErr w:type="spellEnd"/>
      <w:r w:rsidR="00784F7A" w:rsidRPr="008A1F5A">
        <w:t xml:space="preserve"> </w:t>
      </w:r>
      <w:proofErr w:type="spellStart"/>
      <w:r w:rsidR="00784F7A" w:rsidRPr="008A1F5A">
        <w:t>beberapa</w:t>
      </w:r>
      <w:proofErr w:type="spellEnd"/>
      <w:r w:rsidR="00784F7A" w:rsidRPr="008A1F5A">
        <w:t xml:space="preserve"> orang </w:t>
      </w:r>
      <w:proofErr w:type="spellStart"/>
      <w:r w:rsidR="00784F7A" w:rsidRPr="008A1F5A">
        <w:t>sebagai</w:t>
      </w:r>
      <w:proofErr w:type="spellEnd"/>
      <w:r w:rsidR="00784F7A" w:rsidRPr="008A1F5A">
        <w:t xml:space="preserve"> </w:t>
      </w:r>
      <w:proofErr w:type="spellStart"/>
      <w:r w:rsidR="00784F7A" w:rsidRPr="008A1F5A">
        <w:t>landasan</w:t>
      </w:r>
      <w:proofErr w:type="spellEnd"/>
      <w:r w:rsidR="00784F7A" w:rsidRPr="008A1F5A">
        <w:t xml:space="preserve"> </w:t>
      </w:r>
      <w:proofErr w:type="spellStart"/>
      <w:r w:rsidR="00784F7A" w:rsidRPr="008A1F5A">
        <w:t>dalam</w:t>
      </w:r>
      <w:proofErr w:type="spellEnd"/>
      <w:r w:rsidR="00784F7A" w:rsidRPr="008A1F5A">
        <w:t xml:space="preserve"> </w:t>
      </w:r>
      <w:proofErr w:type="spellStart"/>
      <w:r w:rsidR="00784F7A" w:rsidRPr="008A1F5A">
        <w:t>mendefinisikan</w:t>
      </w:r>
      <w:proofErr w:type="spellEnd"/>
      <w:r w:rsidR="00784F7A" w:rsidRPr="008A1F5A">
        <w:t xml:space="preserve"> </w:t>
      </w:r>
      <w:proofErr w:type="spellStart"/>
      <w:r w:rsidR="00F82870">
        <w:t>ontologi</w:t>
      </w:r>
      <w:proofErr w:type="spellEnd"/>
      <w:r w:rsidR="00F82870">
        <w:t>.</w:t>
      </w:r>
      <w:proofErr w:type="gramEnd"/>
      <w:r w:rsidR="00F82870">
        <w:t xml:space="preserve"> </w:t>
      </w:r>
      <w:proofErr w:type="spellStart"/>
      <w:proofErr w:type="gramStart"/>
      <w:r w:rsidR="00F82870">
        <w:t>Guarino</w:t>
      </w:r>
      <w:proofErr w:type="spellEnd"/>
      <w:r w:rsidR="00F82870">
        <w:t xml:space="preserve"> </w:t>
      </w:r>
      <w:proofErr w:type="spellStart"/>
      <w:r w:rsidR="00F82870">
        <w:t>dan</w:t>
      </w:r>
      <w:proofErr w:type="spellEnd"/>
      <w:r w:rsidR="00F82870">
        <w:t xml:space="preserve"> </w:t>
      </w:r>
      <w:proofErr w:type="spellStart"/>
      <w:r w:rsidR="00F82870">
        <w:t>Giaretta</w:t>
      </w:r>
      <w:proofErr w:type="spellEnd"/>
      <w:r w:rsidR="00F82870">
        <w:t xml:space="preserve"> </w:t>
      </w:r>
      <w:proofErr w:type="spellStart"/>
      <w:r w:rsidR="00F82870">
        <w:t>pada</w:t>
      </w:r>
      <w:proofErr w:type="spellEnd"/>
      <w:r w:rsidR="00F82870">
        <w:t xml:space="preserve"> </w:t>
      </w:r>
      <w:proofErr w:type="spellStart"/>
      <w:r w:rsidR="00F82870">
        <w:t>tahun</w:t>
      </w:r>
      <w:proofErr w:type="spellEnd"/>
      <w:r w:rsidR="00F82870">
        <w:t xml:space="preserve"> </w:t>
      </w:r>
      <w:r w:rsidR="00784F7A" w:rsidRPr="008A1F5A">
        <w:t xml:space="preserve">1995 </w:t>
      </w:r>
      <w:proofErr w:type="spellStart"/>
      <w:r w:rsidR="00784F7A" w:rsidRPr="008A1F5A">
        <w:t>mengumpulkan</w:t>
      </w:r>
      <w:proofErr w:type="spellEnd"/>
      <w:r w:rsidR="00784F7A" w:rsidRPr="008A1F5A">
        <w:t xml:space="preserve"> </w:t>
      </w:r>
      <w:proofErr w:type="spellStart"/>
      <w:r>
        <w:t>definisi</w:t>
      </w:r>
      <w:proofErr w:type="spellEnd"/>
      <w:r>
        <w:t xml:space="preserve"> ontology </w:t>
      </w:r>
      <w:proofErr w:type="spellStart"/>
      <w:r w:rsidR="00784F7A" w:rsidRPr="008A1F5A">
        <w:t>mencapai</w:t>
      </w:r>
      <w:proofErr w:type="spellEnd"/>
      <w:r w:rsidR="00784F7A" w:rsidRPr="008A1F5A">
        <w:t xml:space="preserve"> </w:t>
      </w:r>
      <w:proofErr w:type="spellStart"/>
      <w:r w:rsidR="00784F7A" w:rsidRPr="008A1F5A">
        <w:t>tujuh</w:t>
      </w:r>
      <w:proofErr w:type="spellEnd"/>
      <w:r w:rsidR="00784F7A" w:rsidRPr="008A1F5A">
        <w:t xml:space="preserve"> </w:t>
      </w:r>
      <w:proofErr w:type="spellStart"/>
      <w:r w:rsidR="00784F7A" w:rsidRPr="008A1F5A">
        <w:t>definisi</w:t>
      </w:r>
      <w:proofErr w:type="spellEnd"/>
      <w:r w:rsidR="00784F7A" w:rsidRPr="008A1F5A">
        <w:t xml:space="preserve"> yang </w:t>
      </w:r>
      <w:proofErr w:type="spellStart"/>
      <w:r w:rsidR="00784F7A" w:rsidRPr="008A1F5A">
        <w:t>berhubungan</w:t>
      </w:r>
      <w:proofErr w:type="spellEnd"/>
      <w:r w:rsidR="00784F7A" w:rsidRPr="008A1F5A">
        <w:t xml:space="preserve"> </w:t>
      </w:r>
      <w:proofErr w:type="spellStart"/>
      <w:r w:rsidR="00784F7A" w:rsidRPr="008A1F5A">
        <w:t>dengan</w:t>
      </w:r>
      <w:proofErr w:type="spellEnd"/>
      <w:r w:rsidR="00784F7A" w:rsidRPr="008A1F5A">
        <w:t xml:space="preserve"> </w:t>
      </w:r>
      <w:r w:rsidR="00784F7A" w:rsidRPr="00F33BF0">
        <w:rPr>
          <w:i/>
        </w:rPr>
        <w:t xml:space="preserve">syntactic </w:t>
      </w:r>
      <w:proofErr w:type="spellStart"/>
      <w:r w:rsidR="00784F7A" w:rsidRPr="008A1F5A">
        <w:t>dan</w:t>
      </w:r>
      <w:proofErr w:type="spellEnd"/>
      <w:r w:rsidR="00784F7A" w:rsidRPr="008A1F5A">
        <w:t xml:space="preserve"> </w:t>
      </w:r>
      <w:r w:rsidR="00784F7A" w:rsidRPr="00F33BF0">
        <w:rPr>
          <w:i/>
        </w:rPr>
        <w:t>semantic interpret</w:t>
      </w:r>
      <w:r w:rsidRPr="00F33BF0">
        <w:rPr>
          <w:i/>
        </w:rPr>
        <w:t>ation</w:t>
      </w:r>
      <w:r w:rsidR="00784F7A" w:rsidRPr="008A1F5A">
        <w:t>.</w:t>
      </w:r>
      <w:proofErr w:type="gramEnd"/>
      <w:r w:rsidR="00784F7A" w:rsidRPr="008A1F5A">
        <w:t xml:space="preserve"> </w:t>
      </w:r>
      <w:proofErr w:type="spellStart"/>
      <w:proofErr w:type="gramStart"/>
      <w:r w:rsidR="00784F7A" w:rsidRPr="008A1F5A">
        <w:t>Borst</w:t>
      </w:r>
      <w:proofErr w:type="spellEnd"/>
      <w:r>
        <w:t xml:space="preserve"> </w:t>
      </w:r>
      <w:proofErr w:type="spellStart"/>
      <w:r w:rsidR="00F82870">
        <w:t>pada</w:t>
      </w:r>
      <w:proofErr w:type="spellEnd"/>
      <w:r w:rsidR="00F82870">
        <w:t xml:space="preserve"> </w:t>
      </w:r>
      <w:proofErr w:type="spellStart"/>
      <w:r w:rsidR="00F82870">
        <w:t>tahun</w:t>
      </w:r>
      <w:proofErr w:type="spellEnd"/>
      <w:r w:rsidR="00F82870">
        <w:t xml:space="preserve"> 1997</w:t>
      </w:r>
      <w:r w:rsidR="00784F7A" w:rsidRPr="008A1F5A">
        <w:t xml:space="preserve"> </w:t>
      </w:r>
      <w:proofErr w:type="spellStart"/>
      <w:r w:rsidR="00784F7A" w:rsidRPr="008A1F5A">
        <w:t>menambahkan</w:t>
      </w:r>
      <w:proofErr w:type="spellEnd"/>
      <w:r w:rsidR="00784F7A" w:rsidRPr="008A1F5A">
        <w:t xml:space="preserve"> </w:t>
      </w:r>
      <w:proofErr w:type="spellStart"/>
      <w:r w:rsidR="00784F7A" w:rsidRPr="008A1F5A">
        <w:t>definisi</w:t>
      </w:r>
      <w:proofErr w:type="spellEnd"/>
      <w:r w:rsidR="00784F7A" w:rsidRPr="008A1F5A">
        <w:t xml:space="preserve"> </w:t>
      </w:r>
      <w:proofErr w:type="spellStart"/>
      <w:r w:rsidR="00784F7A" w:rsidRPr="008A1F5A">
        <w:t>dari</w:t>
      </w:r>
      <w:proofErr w:type="spellEnd"/>
      <w:r w:rsidR="00784F7A" w:rsidRPr="008A1F5A">
        <w:t xml:space="preserve"> Gruber </w:t>
      </w:r>
      <w:proofErr w:type="spellStart"/>
      <w:r w:rsidR="00784F7A" w:rsidRPr="008A1F5A">
        <w:t>yaitu</w:t>
      </w:r>
      <w:proofErr w:type="spellEnd"/>
      <w:r w:rsidR="00784F7A" w:rsidRPr="008A1F5A">
        <w:t xml:space="preserve"> "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4E5134">
        <w:t>ontologi</w:t>
      </w:r>
      <w:proofErr w:type="spellEnd"/>
      <w:r w:rsidR="00784F7A" w:rsidRPr="008A1F5A">
        <w:t xml:space="preserve"> </w:t>
      </w:r>
      <w:proofErr w:type="spellStart"/>
      <w:r w:rsidR="00784F7A" w:rsidRPr="008A1F5A">
        <w:t>merupakan</w:t>
      </w:r>
      <w:proofErr w:type="spellEnd"/>
      <w:r w:rsidR="00784F7A" w:rsidRPr="008A1F5A">
        <w:t xml:space="preserve"> </w:t>
      </w:r>
      <w:proofErr w:type="spellStart"/>
      <w:r w:rsidR="00784F7A" w:rsidRPr="008A1F5A">
        <w:t>spesifikasi</w:t>
      </w:r>
      <w:proofErr w:type="spellEnd"/>
      <w:r w:rsidR="00784F7A" w:rsidRPr="008A1F5A">
        <w:t xml:space="preserve"> formal </w:t>
      </w:r>
      <w:proofErr w:type="spellStart"/>
      <w:r w:rsidR="00784F7A" w:rsidRPr="008A1F5A">
        <w:t>dari</w:t>
      </w:r>
      <w:proofErr w:type="spellEnd"/>
      <w:r w:rsidR="00784F7A" w:rsidRPr="008A1F5A">
        <w:t xml:space="preserve"> 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784F7A" w:rsidRPr="008A1F5A">
        <w:t>konseptual</w:t>
      </w:r>
      <w:proofErr w:type="spellEnd"/>
      <w:r w:rsidR="00784F7A" w:rsidRPr="008A1F5A">
        <w:t xml:space="preserve"> yang </w:t>
      </w:r>
      <w:proofErr w:type="spellStart"/>
      <w:r w:rsidR="00784F7A" w:rsidRPr="008A1F5A">
        <w:t>diterima</w:t>
      </w:r>
      <w:proofErr w:type="spellEnd"/>
      <w:r w:rsidR="00784F7A" w:rsidRPr="008A1F5A">
        <w:t>".</w:t>
      </w:r>
      <w:proofErr w:type="gramEnd"/>
    </w:p>
    <w:p w:rsidR="00784F7A" w:rsidRDefault="004E5134" w:rsidP="00363500">
      <w:pPr>
        <w:pStyle w:val="ListParagraph"/>
        <w:ind w:left="450" w:firstLine="360"/>
      </w:pPr>
      <w:proofErr w:type="spellStart"/>
      <w:proofErr w:type="gramStart"/>
      <w:r>
        <w:t>Ontologi</w:t>
      </w:r>
      <w:proofErr w:type="spellEnd"/>
      <w:r w:rsidR="00784F7A" w:rsidRPr="0006048A">
        <w:t xml:space="preserve"> </w:t>
      </w:r>
      <w:proofErr w:type="spellStart"/>
      <w:r w:rsidR="00784F7A" w:rsidRPr="0006048A">
        <w:t>dari</w:t>
      </w:r>
      <w:proofErr w:type="spellEnd"/>
      <w:r w:rsidR="00784F7A" w:rsidRPr="0006048A">
        <w:t xml:space="preserve"> </w:t>
      </w:r>
      <w:proofErr w:type="spellStart"/>
      <w:r w:rsidR="00784F7A" w:rsidRPr="0006048A">
        <w:t>sisi</w:t>
      </w:r>
      <w:proofErr w:type="spellEnd"/>
      <w:r w:rsidR="00784F7A" w:rsidRPr="0006048A">
        <w:t xml:space="preserve"> AI (</w:t>
      </w:r>
      <w:r w:rsidR="00784F7A" w:rsidRPr="00332B2B">
        <w:rPr>
          <w:i/>
        </w:rPr>
        <w:t>Artificial Intelligence</w:t>
      </w:r>
      <w:r w:rsidR="00784F7A" w:rsidRPr="0006048A">
        <w:t xml:space="preserve">), </w:t>
      </w:r>
      <w:proofErr w:type="spellStart"/>
      <w:r w:rsidR="00784F7A" w:rsidRPr="0006048A">
        <w:t>memiliki</w:t>
      </w:r>
      <w:proofErr w:type="spellEnd"/>
      <w:r w:rsidR="00784F7A" w:rsidRPr="0006048A">
        <w:t xml:space="preserve"> </w:t>
      </w:r>
      <w:proofErr w:type="spellStart"/>
      <w:r w:rsidR="00784F7A" w:rsidRPr="0006048A">
        <w:t>dua</w:t>
      </w:r>
      <w:proofErr w:type="spellEnd"/>
      <w:r w:rsidR="00784F7A" w:rsidRPr="0006048A">
        <w:t xml:space="preserve"> </w:t>
      </w:r>
      <w:proofErr w:type="spellStart"/>
      <w:r w:rsidR="00784F7A" w:rsidRPr="0006048A">
        <w:t>pengertian</w:t>
      </w:r>
      <w:proofErr w:type="spellEnd"/>
      <w:r w:rsidR="00784F7A" w:rsidRPr="0006048A">
        <w:t>.</w:t>
      </w:r>
      <w:proofErr w:type="gramEnd"/>
      <w:r w:rsidR="00784F7A" w:rsidRPr="0006048A">
        <w:t xml:space="preserve"> </w:t>
      </w:r>
      <w:proofErr w:type="spellStart"/>
      <w:r w:rsidR="00784F7A" w:rsidRPr="0006048A">
        <w:t>Pertama</w:t>
      </w:r>
      <w:proofErr w:type="spellEnd"/>
      <w:r w:rsidR="00784F7A" w:rsidRPr="0006048A">
        <w:t xml:space="preserve"> </w:t>
      </w:r>
      <w:proofErr w:type="spellStart"/>
      <w:proofErr w:type="gramStart"/>
      <w:r>
        <w:t>ontologi</w:t>
      </w:r>
      <w:proofErr w:type="spellEnd"/>
      <w:r w:rsidR="00784F7A" w:rsidRPr="0006048A">
        <w:t xml:space="preserve">  </w:t>
      </w:r>
      <w:proofErr w:type="spellStart"/>
      <w:r w:rsidR="00784F7A" w:rsidRPr="0006048A">
        <w:t>adalah</w:t>
      </w:r>
      <w:proofErr w:type="spellEnd"/>
      <w:proofErr w:type="gramEnd"/>
      <w:r w:rsidR="00784F7A" w:rsidRPr="0006048A">
        <w:t xml:space="preserve"> </w:t>
      </w:r>
      <w:proofErr w:type="spellStart"/>
      <w:r w:rsidR="00784F7A" w:rsidRPr="0006048A">
        <w:t>representasi</w:t>
      </w:r>
      <w:proofErr w:type="spellEnd"/>
      <w:r w:rsidR="00784F7A" w:rsidRPr="0006048A">
        <w:t xml:space="preserve"> </w:t>
      </w:r>
      <w:proofErr w:type="spellStart"/>
      <w:r w:rsidR="00784F7A" w:rsidRPr="0006048A">
        <w:t>kosakata</w:t>
      </w:r>
      <w:proofErr w:type="spellEnd"/>
      <w:r w:rsidR="00784F7A" w:rsidRPr="0006048A">
        <w:t xml:space="preserve"> yang </w:t>
      </w:r>
      <w:proofErr w:type="spellStart"/>
      <w:r w:rsidR="00784F7A" w:rsidRPr="0006048A">
        <w:t>sering</w:t>
      </w:r>
      <w:proofErr w:type="spellEnd"/>
      <w:r w:rsidR="00784F7A" w:rsidRPr="0006048A">
        <w:t xml:space="preserve"> </w:t>
      </w:r>
      <w:proofErr w:type="spellStart"/>
      <w:r w:rsidR="00784F7A" w:rsidRPr="0006048A">
        <w:t>dikhususkan</w:t>
      </w:r>
      <w:proofErr w:type="spellEnd"/>
      <w:r w:rsidR="00784F7A" w:rsidRPr="0006048A">
        <w:t xml:space="preserve"> </w:t>
      </w:r>
      <w:proofErr w:type="spellStart"/>
      <w:r w:rsidR="00784F7A" w:rsidRPr="0006048A">
        <w:t>untuk</w:t>
      </w:r>
      <w:proofErr w:type="spellEnd"/>
      <w:r w:rsidR="00784F7A" w:rsidRPr="0006048A">
        <w:t xml:space="preserve"> domain </w:t>
      </w:r>
      <w:proofErr w:type="spellStart"/>
      <w:r w:rsidR="00784F7A" w:rsidRPr="0006048A">
        <w:t>atau</w:t>
      </w:r>
      <w:proofErr w:type="spellEnd"/>
      <w:r w:rsidR="00784F7A" w:rsidRPr="0006048A">
        <w:t xml:space="preserve"> </w:t>
      </w:r>
      <w:proofErr w:type="spellStart"/>
      <w:r w:rsidR="00784F7A" w:rsidRPr="0006048A">
        <w:t>subjek</w:t>
      </w:r>
      <w:proofErr w:type="spellEnd"/>
      <w:r w:rsidR="00784F7A" w:rsidRPr="0006048A">
        <w:t xml:space="preserve"> </w:t>
      </w:r>
      <w:proofErr w:type="spellStart"/>
      <w:r w:rsidR="00784F7A" w:rsidRPr="0006048A">
        <w:t>pembahasan</w:t>
      </w:r>
      <w:proofErr w:type="spellEnd"/>
      <w:r w:rsidR="00784F7A" w:rsidRPr="0006048A">
        <w:t xml:space="preserve"> </w:t>
      </w:r>
      <w:proofErr w:type="spellStart"/>
      <w:r w:rsidR="00784F7A" w:rsidRPr="0006048A">
        <w:t>t</w:t>
      </w:r>
      <w:r w:rsidR="00D54DCD">
        <w:t>ertentu</w:t>
      </w:r>
      <w:proofErr w:type="spellEnd"/>
      <w:r w:rsidR="00D54DCD">
        <w:t xml:space="preserve">. </w:t>
      </w:r>
      <w:proofErr w:type="spellStart"/>
      <w:r w:rsidR="00D54DCD">
        <w:t>Kedua</w:t>
      </w:r>
      <w:proofErr w:type="spellEnd"/>
      <w:r w:rsidR="00D54DCD">
        <w:t xml:space="preserve"> </w:t>
      </w:r>
      <w:proofErr w:type="spellStart"/>
      <w:r w:rsidR="00D54DCD">
        <w:t>adalah</w:t>
      </w:r>
      <w:proofErr w:type="spellEnd"/>
      <w:r w:rsidR="00D54DCD">
        <w:t xml:space="preserve"> </w:t>
      </w:r>
      <w:proofErr w:type="spellStart"/>
      <w:r w:rsidR="00784F7A" w:rsidRPr="0006048A">
        <w:t>sebagai</w:t>
      </w:r>
      <w:proofErr w:type="spellEnd"/>
      <w:r w:rsidR="00784F7A" w:rsidRPr="0006048A">
        <w:t xml:space="preserve"> </w:t>
      </w:r>
      <w:proofErr w:type="spellStart"/>
      <w:r w:rsidR="00784F7A" w:rsidRPr="0006048A">
        <w:t>suatu</w:t>
      </w:r>
      <w:proofErr w:type="spellEnd"/>
      <w:r w:rsidR="00784F7A" w:rsidRPr="0006048A">
        <w:t xml:space="preserve"> </w:t>
      </w:r>
      <w:r w:rsidR="00784F7A" w:rsidRPr="00D54DCD">
        <w:rPr>
          <w:i/>
        </w:rPr>
        <w:t xml:space="preserve">body </w:t>
      </w:r>
      <w:proofErr w:type="gramStart"/>
      <w:r w:rsidR="00784F7A" w:rsidRPr="00D54DCD">
        <w:rPr>
          <w:i/>
        </w:rPr>
        <w:t xml:space="preserve">of </w:t>
      </w:r>
      <w:r w:rsidR="00D54DCD" w:rsidRPr="00D54DCD">
        <w:rPr>
          <w:i/>
        </w:rPr>
        <w:t xml:space="preserve"> </w:t>
      </w:r>
      <w:r w:rsidR="00784F7A" w:rsidRPr="00D54DCD">
        <w:rPr>
          <w:i/>
        </w:rPr>
        <w:t>knowledge</w:t>
      </w:r>
      <w:proofErr w:type="gramEnd"/>
      <w:r w:rsidR="00784F7A" w:rsidRPr="00D54DCD">
        <w:rPr>
          <w:i/>
        </w:rPr>
        <w:t xml:space="preserve"> </w:t>
      </w:r>
      <w:proofErr w:type="spellStart"/>
      <w:r w:rsidR="00784F7A" w:rsidRPr="0006048A">
        <w:t>untuk</w:t>
      </w:r>
      <w:proofErr w:type="spellEnd"/>
      <w:r w:rsidR="00784F7A" w:rsidRPr="0006048A">
        <w:t xml:space="preserve"> </w:t>
      </w:r>
      <w:proofErr w:type="spellStart"/>
      <w:r w:rsidR="00784F7A" w:rsidRPr="0006048A">
        <w:t>menjelaskan</w:t>
      </w:r>
      <w:proofErr w:type="spellEnd"/>
      <w:r w:rsidR="00784F7A" w:rsidRPr="0006048A">
        <w:t xml:space="preserve"> </w:t>
      </w:r>
      <w:proofErr w:type="spellStart"/>
      <w:r w:rsidR="00784F7A" w:rsidRPr="0006048A">
        <w:t>suatu</w:t>
      </w:r>
      <w:proofErr w:type="spellEnd"/>
      <w:r w:rsidR="00784F7A" w:rsidRPr="0006048A">
        <w:t xml:space="preserve"> </w:t>
      </w:r>
      <w:proofErr w:type="spellStart"/>
      <w:r w:rsidR="00784F7A" w:rsidRPr="0006048A">
        <w:t>bahasan</w:t>
      </w:r>
      <w:proofErr w:type="spellEnd"/>
      <w:r w:rsidR="00784F7A" w:rsidRPr="0006048A">
        <w:t xml:space="preserve"> </w:t>
      </w:r>
      <w:proofErr w:type="spellStart"/>
      <w:r w:rsidR="00784F7A" w:rsidRPr="0006048A">
        <w:t>tertentu</w:t>
      </w:r>
      <w:proofErr w:type="spellEnd"/>
      <w:r w:rsidR="00784F7A" w:rsidRPr="0006048A">
        <w:t>.</w:t>
      </w:r>
    </w:p>
    <w:p w:rsidR="000450BD" w:rsidRDefault="000450BD" w:rsidP="00363500">
      <w:pPr>
        <w:pStyle w:val="ListParagraph"/>
        <w:ind w:left="450" w:firstLine="630"/>
      </w:pPr>
      <w:proofErr w:type="spellStart"/>
      <w:r>
        <w:lastRenderedPageBreak/>
        <w:t>Ontologi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r>
        <w:rPr>
          <w:i/>
        </w:rPr>
        <w:t>Activity Suggestion</w:t>
      </w:r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user. </w:t>
      </w:r>
      <w:proofErr w:type="gramStart"/>
      <w:r>
        <w:t xml:space="preserve">Proses </w:t>
      </w:r>
      <w:r>
        <w:rPr>
          <w:i/>
        </w:rPr>
        <w:t>reasoning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permodelannya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F82870">
        <w:rPr>
          <w:i/>
        </w:rPr>
        <w:t>Bayesian N</w:t>
      </w:r>
      <w:r>
        <w:rPr>
          <w:i/>
        </w:rPr>
        <w:t>etwork</w:t>
      </w:r>
      <w:r>
        <w:t>.</w:t>
      </w:r>
      <w:proofErr w:type="gramEnd"/>
    </w:p>
    <w:p w:rsidR="00F33BF0" w:rsidRDefault="00F33BF0" w:rsidP="00363500">
      <w:pPr>
        <w:pStyle w:val="ListParagraph"/>
        <w:ind w:left="450" w:firstLine="630"/>
      </w:pPr>
    </w:p>
    <w:p w:rsidR="00784F7A" w:rsidRDefault="00684A7F" w:rsidP="00363500">
      <w:pPr>
        <w:pStyle w:val="ListParagraph"/>
        <w:ind w:left="450" w:firstLine="360"/>
      </w:pPr>
      <w:r>
        <w:rPr>
          <w:b/>
        </w:rPr>
        <w:t>9.1</w:t>
      </w:r>
      <w:r w:rsidR="002F4B47">
        <w:rPr>
          <w:b/>
        </w:rPr>
        <w:t xml:space="preserve">.2 </w:t>
      </w:r>
      <w:proofErr w:type="spellStart"/>
      <w:r w:rsidR="00784F7A" w:rsidRPr="00F32FCB">
        <w:rPr>
          <w:b/>
        </w:rPr>
        <w:t>Komponen</w:t>
      </w:r>
      <w:proofErr w:type="spellEnd"/>
      <w:r w:rsidR="00784F7A" w:rsidRPr="00F32FCB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183377" w:rsidRDefault="00753A93" w:rsidP="00363500">
      <w:pPr>
        <w:pStyle w:val="ListParagraph"/>
        <w:ind w:left="450" w:firstLine="360"/>
      </w:pPr>
      <w:proofErr w:type="spellStart"/>
      <w:proofErr w:type="gramStart"/>
      <w:r>
        <w:t>Menurut</w:t>
      </w:r>
      <w:proofErr w:type="spellEnd"/>
      <w:r>
        <w:t xml:space="preserve"> Gruber </w:t>
      </w:r>
      <w:sdt>
        <w:sdtPr>
          <w:id w:val="1948736597"/>
          <w:citation/>
        </w:sdtPr>
        <w:sdtContent>
          <w:proofErr w:type="gramEnd"/>
          <w:r>
            <w:fldChar w:fldCharType="begin"/>
          </w:r>
          <w:r w:rsidR="0087758E">
            <w:instrText xml:space="preserve">CITATION Atr93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"Atr93"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8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>
            <w:fldChar w:fldCharType="end"/>
          </w:r>
          <w:proofErr w:type="gramStart"/>
        </w:sdtContent>
      </w:sdt>
      <w:r>
        <w:t xml:space="preserve"> </w:t>
      </w:r>
      <w:proofErr w:type="spellStart"/>
      <w:r w:rsidR="00A41C03">
        <w:t>ontologi</w:t>
      </w:r>
      <w:proofErr w:type="spellEnd"/>
      <w:r w:rsidR="00A41C03">
        <w:t xml:space="preserve"> </w:t>
      </w:r>
      <w:proofErr w:type="spellStart"/>
      <w:r w:rsidR="00A41C03">
        <w:t>adalah</w:t>
      </w:r>
      <w:proofErr w:type="spellEnd"/>
      <w:r w:rsidR="00A41C03">
        <w:t xml:space="preserve"> </w:t>
      </w:r>
      <w:proofErr w:type="spellStart"/>
      <w:r w:rsidR="00A41C03">
        <w:t>spesifikasi</w:t>
      </w:r>
      <w:proofErr w:type="spellEnd"/>
      <w:r w:rsidR="00A41C03">
        <w:t xml:space="preserve"> </w:t>
      </w:r>
      <w:proofErr w:type="spellStart"/>
      <w:r w:rsidR="00A41C03">
        <w:t>eksplisit</w:t>
      </w:r>
      <w:proofErr w:type="spellEnd"/>
      <w:r w:rsidR="00A41C03">
        <w:t xml:space="preserve"> </w:t>
      </w:r>
      <w:proofErr w:type="spellStart"/>
      <w:r w:rsidR="00A41C03">
        <w:t>dari</w:t>
      </w:r>
      <w:proofErr w:type="spellEnd"/>
      <w:r w:rsidR="00A41C03">
        <w:t xml:space="preserve"> </w:t>
      </w:r>
      <w:proofErr w:type="spellStart"/>
      <w:r w:rsidR="00A41C03">
        <w:t>konseptualisasi</w:t>
      </w:r>
      <w:proofErr w:type="spellEnd"/>
      <w:r w:rsidR="00A41C03">
        <w:t>.</w:t>
      </w:r>
      <w:proofErr w:type="gramEnd"/>
      <w:r w:rsidR="00A41C03">
        <w:t xml:space="preserve"> </w:t>
      </w:r>
      <w:proofErr w:type="spellStart"/>
      <w:proofErr w:type="gramStart"/>
      <w:r w:rsidR="00A41C03">
        <w:t>Ontologi</w:t>
      </w:r>
      <w:proofErr w:type="spellEnd"/>
      <w:r w:rsidR="00A41C03">
        <w:t xml:space="preserve"> </w:t>
      </w:r>
      <w:proofErr w:type="spellStart"/>
      <w:r w:rsidR="00A41C03">
        <w:t>dibangun</w:t>
      </w:r>
      <w:proofErr w:type="spellEnd"/>
      <w:r w:rsidR="00A41C03">
        <w:t xml:space="preserve"> </w:t>
      </w:r>
      <w:proofErr w:type="spellStart"/>
      <w:r w:rsidR="00A41C03">
        <w:t>dari</w:t>
      </w:r>
      <w:proofErr w:type="spellEnd"/>
      <w:r w:rsidR="00A41C03">
        <w:t xml:space="preserve"> </w:t>
      </w:r>
      <w:r w:rsidR="00A41C03">
        <w:rPr>
          <w:i/>
        </w:rPr>
        <w:t xml:space="preserve">class, individual </w:t>
      </w:r>
      <w:proofErr w:type="spellStart"/>
      <w:r w:rsidR="00A41C03">
        <w:t>dan</w:t>
      </w:r>
      <w:proofErr w:type="spellEnd"/>
      <w:r w:rsidR="00A41C03">
        <w:t xml:space="preserve"> </w:t>
      </w:r>
      <w:r w:rsidR="00A41C03">
        <w:rPr>
          <w:i/>
        </w:rPr>
        <w:t>properties.</w:t>
      </w:r>
      <w:proofErr w:type="gramEnd"/>
    </w:p>
    <w:p w:rsidR="00D713D8" w:rsidRDefault="00D713D8" w:rsidP="00363500">
      <w:pPr>
        <w:pStyle w:val="ListParagraph"/>
        <w:ind w:left="450" w:firstLine="360"/>
      </w:pPr>
      <w:r w:rsidRPr="00D713D8">
        <w:rPr>
          <w:b/>
          <w:i/>
        </w:rPr>
        <w:t>Class</w:t>
      </w:r>
      <w:r>
        <w:rPr>
          <w:b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miliki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. </w:t>
      </w:r>
      <w:proofErr w:type="gramStart"/>
      <w:r>
        <w:rPr>
          <w:i/>
        </w:rPr>
        <w:t>Axioms</w:t>
      </w:r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r>
        <w:rPr>
          <w:i/>
        </w:rPr>
        <w:t>class.</w:t>
      </w:r>
      <w:proofErr w:type="gramEnd"/>
    </w:p>
    <w:p w:rsidR="00D713D8" w:rsidRDefault="00D713D8" w:rsidP="00363500">
      <w:pPr>
        <w:pStyle w:val="ListParagraph"/>
        <w:ind w:left="450" w:firstLine="360"/>
      </w:pPr>
      <w:proofErr w:type="gramStart"/>
      <w:r w:rsidRPr="00D713D8">
        <w:rPr>
          <w:b/>
          <w:i/>
        </w:rPr>
        <w:t>Individuals</w:t>
      </w:r>
      <w:proofErr w:type="gramEnd"/>
      <w:r>
        <w:rPr>
          <w:b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instance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class </w:t>
      </w:r>
      <w:r>
        <w:t xml:space="preserve">yang </w:t>
      </w:r>
      <w:proofErr w:type="spellStart"/>
      <w:r>
        <w:t>spesifik</w:t>
      </w:r>
      <w:proofErr w:type="spellEnd"/>
      <w:r>
        <w:t>.</w:t>
      </w:r>
    </w:p>
    <w:p w:rsidR="00D713D8" w:rsidRPr="00D713D8" w:rsidRDefault="00D713D8" w:rsidP="00363500">
      <w:pPr>
        <w:pStyle w:val="ListParagraph"/>
        <w:ind w:left="450" w:firstLine="360"/>
      </w:pPr>
      <w:r w:rsidRPr="00D713D8">
        <w:rPr>
          <w:b/>
          <w:i/>
        </w:rPr>
        <w:t>Properties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gramStart"/>
      <w:r>
        <w:rPr>
          <w:i/>
        </w:rPr>
        <w:t>individuals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individuals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</w:t>
      </w:r>
    </w:p>
    <w:p w:rsidR="00183377" w:rsidRPr="00183377" w:rsidRDefault="00183377" w:rsidP="00363500">
      <w:pPr>
        <w:pStyle w:val="ListParagraph"/>
        <w:ind w:left="1080" w:firstLine="0"/>
        <w:jc w:val="left"/>
      </w:pPr>
    </w:p>
    <w:p w:rsidR="00183377" w:rsidRDefault="00183377" w:rsidP="00363500">
      <w:pPr>
        <w:pStyle w:val="ListParagraph"/>
        <w:ind w:firstLine="0"/>
        <w:jc w:val="left"/>
      </w:pPr>
      <w:r>
        <w:rPr>
          <w:b/>
        </w:rPr>
        <w:t xml:space="preserve">9.2 </w:t>
      </w:r>
      <w:r w:rsidRPr="005443C3">
        <w:rPr>
          <w:b/>
        </w:rPr>
        <w:t xml:space="preserve">Bayesian Network </w:t>
      </w:r>
      <w:r>
        <w:rPr>
          <w:b/>
        </w:rPr>
        <w:t>(BN)</w:t>
      </w:r>
    </w:p>
    <w:p w:rsidR="00183377" w:rsidRDefault="00183377" w:rsidP="00363500">
      <w:pPr>
        <w:pStyle w:val="ListParagraph"/>
        <w:ind w:left="450" w:firstLine="360"/>
      </w:pPr>
      <w:r>
        <w:t xml:space="preserve">Bayesian Network </w:t>
      </w:r>
      <w:sdt>
        <w:sdtPr>
          <w:id w:val="347151558"/>
          <w:citation/>
        </w:sdtPr>
        <w:sdtContent>
          <w:r>
            <w:fldChar w:fldCharType="begin"/>
          </w:r>
          <w:r>
            <w:instrText xml:space="preserve"> CITATION Mar08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"Mar08"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9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>
            <w:fldChar w:fldCharType="end"/>
          </w:r>
        </w:sdtContent>
      </w:sdt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C44E8">
        <w:rPr>
          <w:i/>
        </w:rPr>
        <w:t>directed acyclic</w:t>
      </w:r>
      <w:r w:rsidR="00F82870">
        <w:rPr>
          <w:i/>
        </w:rPr>
        <w:t xml:space="preserve"> graph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sejumlah</w:t>
      </w:r>
      <w:proofErr w:type="spellEnd"/>
      <w:r w:rsidRPr="00DC44E8">
        <w:rPr>
          <w:i/>
        </w:rPr>
        <w:t xml:space="preserve"> n</w:t>
      </w:r>
      <w:r>
        <w:t xml:space="preserve"> node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node </w:t>
      </w:r>
      <w:proofErr w:type="gramStart"/>
      <w:r w:rsidRPr="00DC44E8">
        <w:rPr>
          <w:i/>
        </w:rPr>
        <w:t>j(</w:t>
      </w:r>
      <w:proofErr w:type="gramEnd"/>
      <w:r w:rsidRPr="00DC44E8">
        <w:rPr>
          <w:i/>
        </w:rPr>
        <w:t xml:space="preserve">1&lt;= j &lt;= n) </w:t>
      </w:r>
      <w:proofErr w:type="spellStart"/>
      <w:r>
        <w:t>dari</w:t>
      </w:r>
      <w:proofErr w:type="spellEnd"/>
      <w:r>
        <w:t xml:space="preserve"> </w:t>
      </w:r>
      <w:r w:rsidRPr="00F82870">
        <w:rPr>
          <w:i/>
        </w:rPr>
        <w:t>graph</w:t>
      </w:r>
      <w:r w:rsidR="006661C4">
        <w:t xml:space="preserve"> yang </w:t>
      </w:r>
      <w:proofErr w:type="spellStart"/>
      <w:r w:rsidR="006661C4">
        <w:t>menghubungkan</w:t>
      </w:r>
      <w:proofErr w:type="spellEnd"/>
      <w:r w:rsidR="006661C4">
        <w:t xml:space="preserve"> </w:t>
      </w:r>
      <w:proofErr w:type="spellStart"/>
      <w:r w:rsidR="006661C4">
        <w:t>variabel</w:t>
      </w:r>
      <w:proofErr w:type="spellEnd"/>
      <w:r>
        <w:t xml:space="preserve"> </w:t>
      </w:r>
      <w:proofErr w:type="spellStart"/>
      <w:r w:rsidR="006661C4">
        <w:t>acak</w:t>
      </w:r>
      <w:proofErr w:type="spellEnd"/>
      <w:r w:rsidR="006661C4">
        <w:t xml:space="preserve"> </w:t>
      </w:r>
      <w:proofErr w:type="spellStart"/>
      <w:r w:rsidRPr="006661C4">
        <w:rPr>
          <w:i/>
        </w:rPr>
        <w:t>Xj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 w:rsidR="006661C4">
        <w:t>acak</w:t>
      </w:r>
      <w:proofErr w:type="spellEnd"/>
      <w:r w:rsidR="006661C4"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DC44E8">
        <w:rPr>
          <w:i/>
        </w:rPr>
        <w:t>X</w:t>
      </w:r>
      <w:r w:rsidRPr="006661C4">
        <w:rPr>
          <w:vertAlign w:val="subscript"/>
        </w:rPr>
        <w:t>1</w:t>
      </w:r>
      <w:r w:rsidRPr="00DC44E8">
        <w:rPr>
          <w:i/>
        </w:rPr>
        <w:t>, X</w:t>
      </w:r>
      <w:r w:rsidRPr="006661C4">
        <w:rPr>
          <w:vertAlign w:val="subscript"/>
        </w:rPr>
        <w:t>2</w:t>
      </w:r>
      <w:r w:rsidRPr="00DC44E8">
        <w:rPr>
          <w:i/>
        </w:rPr>
        <w:t xml:space="preserve">, ... , </w:t>
      </w:r>
      <w:proofErr w:type="spellStart"/>
      <w:r w:rsidRPr="00DC44E8">
        <w:rPr>
          <w:i/>
        </w:rPr>
        <w:t>X</w:t>
      </w:r>
      <w:r w:rsidRPr="006661C4">
        <w:rPr>
          <w:vertAlign w:val="subscript"/>
        </w:rPr>
        <w:t>j</w:t>
      </w:r>
      <w:proofErr w:type="spellEnd"/>
      <w:r w:rsidRPr="00DC44E8">
        <w:rPr>
          <w:i/>
        </w:rPr>
        <w:t xml:space="preserve">, .. </w:t>
      </w:r>
      <w:proofErr w:type="spellStart"/>
      <w:r w:rsidRPr="00DC44E8">
        <w:rPr>
          <w:i/>
        </w:rPr>
        <w:t>X</w:t>
      </w:r>
      <w:r w:rsidRPr="006661C4">
        <w:rPr>
          <w:vertAlign w:val="subscript"/>
        </w:rPr>
        <w:t>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r w:rsidR="00F82870">
        <w:rPr>
          <w:i/>
        </w:rPr>
        <w:t>Bayesian N</w:t>
      </w:r>
      <w:r w:rsidRPr="00F82870">
        <w:rPr>
          <w:i/>
        </w:rPr>
        <w:t>etwork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F82870">
        <w:rPr>
          <w:i/>
        </w:rPr>
        <w:t>graph</w:t>
      </w:r>
      <w:r>
        <w:t xml:space="preserve"> </w:t>
      </w:r>
      <w:proofErr w:type="spellStart"/>
      <w:proofErr w:type="gramStart"/>
      <w:r>
        <w:t>jika</w:t>
      </w:r>
      <w:proofErr w:type="spellEnd"/>
      <w:r>
        <w:t xml:space="preserve"> :</w:t>
      </w:r>
      <w:proofErr w:type="gramEnd"/>
    </w:p>
    <w:p w:rsidR="00183377" w:rsidRDefault="00183377" w:rsidP="00363500">
      <w:pPr>
        <w:pStyle w:val="ListParagraph"/>
        <w:ind w:left="450" w:firstLine="360"/>
      </w:pPr>
    </w:p>
    <w:p w:rsidR="00183377" w:rsidRPr="001569F6" w:rsidRDefault="00183377" w:rsidP="00363500">
      <w:pPr>
        <w:pStyle w:val="ListParagraph"/>
        <w:ind w:left="450" w:firstLine="360"/>
        <w:rPr>
          <w:i/>
        </w:rPr>
      </w:pPr>
      <w:r w:rsidRPr="001569F6">
        <w:rPr>
          <w:i/>
        </w:rPr>
        <w:t>P(X</w:t>
      </w:r>
      <w:r w:rsidRPr="006661C4">
        <w:rPr>
          <w:vertAlign w:val="subscript"/>
        </w:rPr>
        <w:t>1</w:t>
      </w:r>
      <w:r w:rsidRPr="001569F6">
        <w:rPr>
          <w:i/>
        </w:rPr>
        <w:t xml:space="preserve">, </w:t>
      </w:r>
      <w:proofErr w:type="gramStart"/>
      <w:r w:rsidRPr="001569F6">
        <w:rPr>
          <w:i/>
        </w:rPr>
        <w:t>X</w:t>
      </w:r>
      <w:r w:rsidRPr="006661C4">
        <w:rPr>
          <w:vertAlign w:val="subscript"/>
        </w:rPr>
        <w:t>2</w:t>
      </w:r>
      <w:r>
        <w:rPr>
          <w:i/>
        </w:rPr>
        <w:t xml:space="preserve"> ,</w:t>
      </w:r>
      <w:proofErr w:type="gramEnd"/>
      <w:r w:rsidRPr="001569F6">
        <w:rPr>
          <w:i/>
        </w:rPr>
        <w:t>.</w:t>
      </w:r>
      <w:r>
        <w:rPr>
          <w:i/>
        </w:rPr>
        <w:t>.</w:t>
      </w:r>
      <w:r w:rsidRPr="001569F6">
        <w:rPr>
          <w:i/>
        </w:rPr>
        <w:t>.</w:t>
      </w:r>
      <w:r>
        <w:rPr>
          <w:i/>
        </w:rPr>
        <w:t xml:space="preserve"> </w:t>
      </w:r>
      <w:r w:rsidRPr="001569F6">
        <w:rPr>
          <w:i/>
        </w:rPr>
        <w:t xml:space="preserve">, </w:t>
      </w:r>
      <w:proofErr w:type="spellStart"/>
      <w:r w:rsidRPr="001569F6">
        <w:rPr>
          <w:i/>
        </w:rPr>
        <w:t>X</w:t>
      </w:r>
      <w:r w:rsidRPr="006661C4">
        <w:rPr>
          <w:vertAlign w:val="subscript"/>
        </w:rPr>
        <w:t>n</w:t>
      </w:r>
      <w:proofErr w:type="spellEnd"/>
      <w:r w:rsidRPr="001569F6">
        <w:rPr>
          <w:i/>
          <w:vertAlign w:val="subscript"/>
        </w:rPr>
        <w:t xml:space="preserve"> </w:t>
      </w:r>
      <w:r w:rsidRPr="001569F6">
        <w:rPr>
          <w:i/>
        </w:rPr>
        <w:t xml:space="preserve">) =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| parents(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)) </m:t>
            </m:r>
          </m:e>
        </m:nary>
      </m:oMath>
      <w:r w:rsidRPr="001569F6">
        <w:rPr>
          <w:i/>
        </w:rPr>
        <w:t xml:space="preserve"> </w:t>
      </w:r>
      <w:sdt>
        <w:sdtPr>
          <w:rPr>
            <w:i/>
          </w:rPr>
          <w:id w:val="-1978138835"/>
          <w:citation/>
        </w:sdtPr>
        <w:sdtContent>
          <w:r>
            <w:rPr>
              <w:i/>
            </w:rPr>
            <w:fldChar w:fldCharType="begin"/>
          </w:r>
          <w:r>
            <w:rPr>
              <w:i/>
            </w:rPr>
            <w:instrText xml:space="preserve"> CITATION Mar08 \l 1033 </w:instrText>
          </w:r>
          <w:r>
            <w:rPr>
              <w:i/>
            </w:rPr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"Mar08"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9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>
            <w:rPr>
              <w:i/>
            </w:rPr>
            <w:fldChar w:fldCharType="end"/>
          </w:r>
        </w:sdtContent>
      </w:sdt>
    </w:p>
    <w:p w:rsidR="00183377" w:rsidRPr="004F7BD9" w:rsidRDefault="00183377" w:rsidP="00363500">
      <w:pPr>
        <w:pStyle w:val="ListParagraph"/>
        <w:ind w:left="450" w:firstLine="360"/>
        <w:rPr>
          <w:i/>
        </w:rPr>
      </w:pPr>
    </w:p>
    <w:p w:rsidR="00183377" w:rsidRPr="004F7BD9" w:rsidRDefault="00183377" w:rsidP="00363500">
      <w:pPr>
        <w:pStyle w:val="ListParagraph"/>
        <w:ind w:left="450" w:firstLine="360"/>
        <w:jc w:val="left"/>
        <w:rPr>
          <w:i/>
        </w:rPr>
      </w:pPr>
      <w:proofErr w:type="spellStart"/>
      <w:proofErr w:type="gramStart"/>
      <w:r w:rsidRPr="004F7BD9">
        <w:rPr>
          <w:i/>
        </w:rPr>
        <w:t>dimana</w:t>
      </w:r>
      <w:proofErr w:type="spellEnd"/>
      <w:proofErr w:type="gramEnd"/>
      <w:r w:rsidRPr="004F7BD9">
        <w:rPr>
          <w:i/>
        </w:rPr>
        <w:t>: Parent (</w:t>
      </w:r>
      <w:proofErr w:type="spellStart"/>
      <w:r w:rsidRPr="004F7BD9">
        <w:rPr>
          <w:i/>
        </w:rPr>
        <w:t>X</w:t>
      </w:r>
      <w:r w:rsidRPr="004F7BD9">
        <w:rPr>
          <w:i/>
          <w:vertAlign w:val="subscript"/>
        </w:rPr>
        <w:t>j</w:t>
      </w:r>
      <w:proofErr w:type="spellEnd"/>
      <w:r w:rsidR="006661C4">
        <w:rPr>
          <w:i/>
        </w:rPr>
        <w:t xml:space="preserve">) </w:t>
      </w:r>
      <w:proofErr w:type="spellStart"/>
      <w:r w:rsidR="006661C4">
        <w:rPr>
          <w:i/>
        </w:rPr>
        <w:t>menunjukkan</w:t>
      </w:r>
      <w:proofErr w:type="spellEnd"/>
      <w:r w:rsidR="006661C4">
        <w:rPr>
          <w:i/>
        </w:rPr>
        <w:t xml:space="preserve"> </w:t>
      </w:r>
      <w:proofErr w:type="spellStart"/>
      <w:r w:rsidR="006661C4">
        <w:rPr>
          <w:i/>
        </w:rPr>
        <w:t>sekumpulan</w:t>
      </w:r>
      <w:proofErr w:type="spellEnd"/>
      <w:r w:rsidR="006661C4">
        <w:rPr>
          <w:i/>
        </w:rPr>
        <w:t xml:space="preserve"> </w:t>
      </w:r>
      <w:proofErr w:type="spellStart"/>
      <w:r w:rsidR="006661C4">
        <w:rPr>
          <w:i/>
        </w:rPr>
        <w:t>variab</w:t>
      </w:r>
      <w:r w:rsidRPr="004F7BD9">
        <w:rPr>
          <w:i/>
        </w:rPr>
        <w:t>e</w:t>
      </w:r>
      <w:r w:rsidR="006661C4">
        <w:rPr>
          <w:i/>
        </w:rPr>
        <w:t>l</w:t>
      </w:r>
      <w:proofErr w:type="spellEnd"/>
      <w:r w:rsidRPr="004F7BD9">
        <w:rPr>
          <w:i/>
        </w:rPr>
        <w:t xml:space="preserve"> X</w:t>
      </w:r>
      <w:r w:rsidRPr="004F7BD9">
        <w:rPr>
          <w:i/>
          <w:vertAlign w:val="subscript"/>
        </w:rPr>
        <w:t>i</w:t>
      </w:r>
      <w:r w:rsidRPr="004F7BD9">
        <w:rPr>
          <w:i/>
        </w:rPr>
        <w:t xml:space="preserve">, yang </w:t>
      </w:r>
      <w:proofErr w:type="spellStart"/>
      <w:r w:rsidRPr="004F7BD9">
        <w:rPr>
          <w:i/>
        </w:rPr>
        <w:t>busur</w:t>
      </w:r>
      <w:proofErr w:type="spellEnd"/>
      <w:r w:rsidRPr="004F7BD9">
        <w:rPr>
          <w:i/>
        </w:rPr>
        <w:t xml:space="preserve"> </w:t>
      </w:r>
      <w:proofErr w:type="spellStart"/>
      <w:r w:rsidRPr="004F7BD9">
        <w:rPr>
          <w:i/>
        </w:rPr>
        <w:t>dari</w:t>
      </w:r>
      <w:proofErr w:type="spellEnd"/>
      <w:r w:rsidRPr="004F7BD9">
        <w:rPr>
          <w:i/>
        </w:rPr>
        <w:t xml:space="preserve"> node i </w:t>
      </w:r>
      <w:proofErr w:type="spellStart"/>
      <w:r w:rsidRPr="004F7BD9">
        <w:rPr>
          <w:i/>
        </w:rPr>
        <w:t>ke</w:t>
      </w:r>
      <w:proofErr w:type="spellEnd"/>
      <w:r w:rsidRPr="004F7BD9">
        <w:rPr>
          <w:i/>
        </w:rPr>
        <w:t xml:space="preserve"> node j </w:t>
      </w:r>
      <w:proofErr w:type="spellStart"/>
      <w:r w:rsidRPr="004F7BD9">
        <w:rPr>
          <w:i/>
        </w:rPr>
        <w:t>pada</w:t>
      </w:r>
      <w:proofErr w:type="spellEnd"/>
      <w:r w:rsidRPr="004F7BD9">
        <w:rPr>
          <w:i/>
        </w:rPr>
        <w:t xml:space="preserve"> </w:t>
      </w:r>
      <w:r w:rsidR="006661C4">
        <w:rPr>
          <w:i/>
        </w:rPr>
        <w:t>graph</w:t>
      </w:r>
    </w:p>
    <w:p w:rsidR="00183377" w:rsidRDefault="00183377" w:rsidP="00363500">
      <w:pPr>
        <w:pStyle w:val="ListParagraph"/>
        <w:ind w:left="450" w:firstLine="360"/>
        <w:jc w:val="left"/>
      </w:pPr>
    </w:p>
    <w:p w:rsidR="00183377" w:rsidRDefault="00183377" w:rsidP="00363500">
      <w:pPr>
        <w:pStyle w:val="ListParagraph"/>
        <w:ind w:left="450" w:firstLine="360"/>
        <w:jc w:val="left"/>
      </w:pPr>
      <w:proofErr w:type="spellStart"/>
      <w:r>
        <w:t>Jika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distrib</w:t>
      </w:r>
      <w:r w:rsidR="00F82870">
        <w:t>usi</w:t>
      </w:r>
      <w:proofErr w:type="spellEnd"/>
      <w:r w:rsidR="00F82870">
        <w:t xml:space="preserve"> </w:t>
      </w:r>
      <w:r w:rsidR="00F82870" w:rsidRPr="00F82870">
        <w:rPr>
          <w:i/>
        </w:rPr>
        <w:t>joint probability Bayesian N</w:t>
      </w:r>
      <w:r w:rsidRPr="00F82870">
        <w:rPr>
          <w:i/>
        </w:rPr>
        <w:t>etwork</w:t>
      </w:r>
      <w:r w:rsidR="00F82870"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DC44E8">
        <w:rPr>
          <w:i/>
        </w:rPr>
        <w:t>P(X</w:t>
      </w:r>
      <w:r w:rsidRPr="00CC1BF7">
        <w:rPr>
          <w:vertAlign w:val="subscript"/>
        </w:rPr>
        <w:t>1</w:t>
      </w:r>
      <w:r w:rsidRPr="00DC44E8">
        <w:rPr>
          <w:i/>
        </w:rPr>
        <w:t>, X</w:t>
      </w:r>
      <w:r w:rsidRPr="00CC1BF7">
        <w:rPr>
          <w:vertAlign w:val="subscript"/>
        </w:rPr>
        <w:t>2</w:t>
      </w:r>
      <w:proofErr w:type="gramStart"/>
      <w:r w:rsidRPr="00DC44E8">
        <w:rPr>
          <w:i/>
        </w:rPr>
        <w:t>, …,</w:t>
      </w:r>
      <w:proofErr w:type="gramEnd"/>
      <w:r w:rsidRPr="00DC44E8">
        <w:rPr>
          <w:i/>
        </w:rPr>
        <w:t xml:space="preserve"> </w:t>
      </w:r>
      <w:proofErr w:type="spellStart"/>
      <w:r w:rsidRPr="00DC44E8">
        <w:rPr>
          <w:i/>
        </w:rPr>
        <w:t>X</w:t>
      </w:r>
      <w:r w:rsidRPr="00CC1BF7">
        <w:rPr>
          <w:vertAlign w:val="subscript"/>
        </w:rPr>
        <w:t>n</w:t>
      </w:r>
      <w:proofErr w:type="spellEnd"/>
      <w:r w:rsidRPr="00DC44E8">
        <w:rPr>
          <w:i/>
        </w:rPr>
        <w:t>) = P(X</w:t>
      </w:r>
      <w:r w:rsidRPr="00CC1BF7">
        <w:rPr>
          <w:vertAlign w:val="subscript"/>
        </w:rPr>
        <w:t>1</w:t>
      </w:r>
      <w:r w:rsidRPr="00DC44E8">
        <w:rPr>
          <w:i/>
        </w:rPr>
        <w:t>)P(X</w:t>
      </w:r>
      <w:r w:rsidRPr="00CC1BF7">
        <w:rPr>
          <w:vertAlign w:val="subscript"/>
        </w:rPr>
        <w:t>2</w:t>
      </w:r>
      <w:r w:rsidRPr="00DC44E8">
        <w:rPr>
          <w:i/>
        </w:rPr>
        <w:t>, …, X</w:t>
      </w:r>
      <w:r w:rsidRPr="00CC1BF7">
        <w:rPr>
          <w:vertAlign w:val="subscript"/>
        </w:rPr>
        <w:t>n</w:t>
      </w:r>
      <w:r w:rsidRPr="00DC44E8">
        <w:rPr>
          <w:i/>
        </w:rPr>
        <w:t>|X</w:t>
      </w:r>
      <w:r w:rsidRPr="00CC1BF7">
        <w:rPr>
          <w:vertAlign w:val="subscript"/>
        </w:rPr>
        <w:t>1</w:t>
      </w:r>
      <w:r w:rsidRPr="00DC44E8">
        <w:rPr>
          <w:i/>
        </w:rPr>
        <w:t>)</w:t>
      </w:r>
      <w:sdt>
        <w:sdtPr>
          <w:id w:val="-509988796"/>
          <w:citation/>
        </w:sdtPr>
        <w:sdtContent>
          <w:r>
            <w:fldChar w:fldCharType="begin"/>
          </w:r>
          <w:r>
            <w:instrText xml:space="preserve"> CITATION Mar08 \l 1033 </w:instrText>
          </w:r>
          <w:r>
            <w:fldChar w:fldCharType="separate"/>
          </w:r>
          <w:r w:rsidR="0087758E">
            <w:rPr>
              <w:noProof/>
            </w:rPr>
            <w:t xml:space="preserve"> 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"Mar08"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9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>
            <w:fldChar w:fldCharType="end"/>
          </w:r>
        </w:sdtContent>
      </w:sdt>
    </w:p>
    <w:tbl>
      <w:tblPr>
        <w:tblStyle w:val="TableGrid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860"/>
      </w:tblGrid>
      <w:tr w:rsidR="00183377" w:rsidTr="00DD7EC6">
        <w:tc>
          <w:tcPr>
            <w:tcW w:w="3258" w:type="dxa"/>
          </w:tcPr>
          <w:p w:rsidR="00183377" w:rsidRPr="001569F6" w:rsidRDefault="00183377" w:rsidP="00363500">
            <w:pPr>
              <w:pStyle w:val="ListParagraph"/>
              <w:ind w:left="0" w:firstLine="0"/>
              <w:jc w:val="right"/>
              <w:rPr>
                <w:i/>
              </w:rPr>
            </w:pPr>
            <w:r w:rsidRPr="001569F6">
              <w:rPr>
                <w:i/>
              </w:rPr>
              <w:t>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 xml:space="preserve">, …, </w:t>
            </w:r>
            <w:proofErr w:type="spellStart"/>
            <w:r w:rsidRPr="001569F6">
              <w:rPr>
                <w:i/>
              </w:rPr>
              <w:t>X</w:t>
            </w:r>
            <w:r w:rsidRPr="002F2995">
              <w:rPr>
                <w:vertAlign w:val="subscript"/>
              </w:rPr>
              <w:t>n</w:t>
            </w:r>
            <w:proofErr w:type="spellEnd"/>
            <w:r w:rsidRPr="001569F6">
              <w:rPr>
                <w:i/>
              </w:rPr>
              <w:t xml:space="preserve">)  </w:t>
            </w:r>
          </w:p>
        </w:tc>
        <w:tc>
          <w:tcPr>
            <w:tcW w:w="4860" w:type="dxa"/>
          </w:tcPr>
          <w:p w:rsidR="00183377" w:rsidRPr="001569F6" w:rsidRDefault="00183377" w:rsidP="00363500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</w:t>
            </w:r>
          </w:p>
          <w:p w:rsidR="00183377" w:rsidRPr="001569F6" w:rsidRDefault="00183377" w:rsidP="00363500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… P(X</w:t>
            </w:r>
            <w:r w:rsidRPr="002F2995">
              <w:rPr>
                <w:vertAlign w:val="subscript"/>
              </w:rPr>
              <w:t>3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)</w:t>
            </w:r>
          </w:p>
        </w:tc>
      </w:tr>
    </w:tbl>
    <w:p w:rsidR="00784F7A" w:rsidRDefault="00411CBE" w:rsidP="00363500">
      <w:pPr>
        <w:pStyle w:val="ListParagraph"/>
        <w:ind w:left="450" w:firstLine="360"/>
        <w:jc w:val="left"/>
      </w:pPr>
      <w:proofErr w:type="gramStart"/>
      <w:r>
        <w:t xml:space="preserve">BN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BN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node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rPr>
          <w:i/>
        </w:rPr>
        <w:t>link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domain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class, individu</w:t>
      </w:r>
      <w:r w:rsidR="009A0DD6">
        <w:rPr>
          <w:i/>
        </w:rPr>
        <w:t>als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="009A0DD6">
        <w:rPr>
          <w:i/>
        </w:rPr>
        <w:t>properties</w:t>
      </w:r>
      <w:r w:rsidR="009A0DD6">
        <w:t xml:space="preserve"> </w:t>
      </w:r>
      <w:proofErr w:type="spellStart"/>
      <w:r w:rsidR="009A0DD6">
        <w:t>pada</w:t>
      </w:r>
      <w:proofErr w:type="spellEnd"/>
      <w:r w:rsidR="009A0DD6">
        <w:t xml:space="preserve"> domain </w:t>
      </w:r>
      <w:sdt>
        <w:sdtPr>
          <w:id w:val="-814410451"/>
          <w:citation/>
        </w:sdtPr>
        <w:sdtContent>
          <w:proofErr w:type="gramEnd"/>
          <w:r w:rsidR="009A0DD6">
            <w:fldChar w:fldCharType="begin"/>
          </w:r>
          <w:r w:rsidR="009A0DD6">
            <w:instrText xml:space="preserve"> CITATION Ste12 \l 1033 </w:instrText>
          </w:r>
          <w:r w:rsidR="009A0DD6"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"Ste12"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10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 w:rsidR="009A0DD6">
            <w:fldChar w:fldCharType="end"/>
          </w:r>
          <w:proofErr w:type="gramStart"/>
        </w:sdtContent>
      </w:sdt>
      <w:r w:rsidR="009A0DD6">
        <w:t>.</w:t>
      </w:r>
      <w:proofErr w:type="gramEnd"/>
    </w:p>
    <w:p w:rsidR="0070159F" w:rsidRPr="0070159F" w:rsidRDefault="0070159F" w:rsidP="00363500">
      <w:pPr>
        <w:pStyle w:val="ListParagraph"/>
        <w:ind w:left="450" w:firstLine="360"/>
        <w:jc w:val="left"/>
        <w:rPr>
          <w:b/>
        </w:rPr>
      </w:pPr>
      <w:r w:rsidRPr="0070159F">
        <w:rPr>
          <w:b/>
        </w:rPr>
        <w:lastRenderedPageBreak/>
        <w:t>9.3 Context Aware</w:t>
      </w:r>
    </w:p>
    <w:p w:rsidR="0070159F" w:rsidRDefault="007F10B8" w:rsidP="00363500">
      <w:pPr>
        <w:pStyle w:val="ListParagraph"/>
        <w:ind w:left="450" w:firstLine="360"/>
        <w:jc w:val="left"/>
      </w:pPr>
      <w:proofErr w:type="gramStart"/>
      <w:r>
        <w:t xml:space="preserve">Context aware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dikenalkan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Schilt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Theimer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1994</w:t>
      </w:r>
      <w:sdt>
        <w:sdtPr>
          <w:id w:val="-580064574"/>
          <w:citation/>
        </w:sdtPr>
        <w:sdtContent>
          <w:proofErr w:type="gramEnd"/>
          <w:r>
            <w:fldChar w:fldCharType="begin"/>
          </w:r>
          <w:r>
            <w:instrText xml:space="preserve"> CITATION Sch94 \l 1033 </w:instrText>
          </w:r>
          <w:r>
            <w:fldChar w:fldCharType="separate"/>
          </w:r>
          <w:r w:rsidR="0087758E">
            <w:rPr>
              <w:noProof/>
            </w:rPr>
            <w:t xml:space="preserve"> 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"Sch94"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11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>
            <w:fldChar w:fldCharType="end"/>
          </w:r>
          <w:proofErr w:type="gramStart"/>
        </w:sdtContent>
      </w:sdt>
      <w:r>
        <w:t>.</w:t>
      </w:r>
      <w:proofErr w:type="gramEnd"/>
      <w:r>
        <w:t xml:space="preserve"> </w:t>
      </w:r>
      <w:proofErr w:type="spellStart"/>
      <w:proofErr w:type="gramStart"/>
      <w:r>
        <w:t>Mereka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r>
        <w:rPr>
          <w:i/>
        </w:rPr>
        <w:t>context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.</w:t>
      </w:r>
      <w:proofErr w:type="gramEnd"/>
    </w:p>
    <w:p w:rsidR="007F10B8" w:rsidRDefault="007F10B8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>Computing context</w:t>
      </w:r>
      <w:proofErr w:type="gramStart"/>
      <w:r>
        <w:rPr>
          <w:i/>
        </w:rPr>
        <w:t xml:space="preserve">, </w:t>
      </w:r>
      <w:r>
        <w:t xml:space="preserve">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piranti</w:t>
      </w:r>
      <w:proofErr w:type="spellEnd"/>
      <w:r w:rsidR="00DE697F">
        <w:t xml:space="preserve"> </w:t>
      </w:r>
      <w:proofErr w:type="spellStart"/>
      <w:r w:rsidR="00DE697F">
        <w:t>bergerak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lain-lain.</w:t>
      </w:r>
    </w:p>
    <w:p w:rsidR="00DE697F" w:rsidRDefault="00DE697F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 xml:space="preserve">User context,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sekelilingnya</w:t>
      </w:r>
      <w:proofErr w:type="spellEnd"/>
      <w:r>
        <w:t>.</w:t>
      </w:r>
    </w:p>
    <w:p w:rsidR="00DE697F" w:rsidRDefault="00DE697F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 xml:space="preserve">Physical context,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04278">
        <w:t>intentsitas</w:t>
      </w:r>
      <w:proofErr w:type="spellEnd"/>
      <w:r>
        <w:t xml:space="preserve"> </w:t>
      </w:r>
      <w:proofErr w:type="spellStart"/>
      <w:r w:rsidR="00E04278">
        <w:t>cahaya</w:t>
      </w:r>
      <w:proofErr w:type="spellEnd"/>
      <w:r>
        <w:t xml:space="preserve">, </w:t>
      </w:r>
      <w:proofErr w:type="spellStart"/>
      <w:r>
        <w:t>kebisingan</w:t>
      </w:r>
      <w:proofErr w:type="spellEnd"/>
      <w:r>
        <w:t xml:space="preserve">,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lain-lain.</w:t>
      </w:r>
    </w:p>
    <w:p w:rsidR="00DE697F" w:rsidRDefault="00DE697F" w:rsidP="00363500">
      <w:pPr>
        <w:spacing w:line="360" w:lineRule="auto"/>
        <w:ind w:left="810"/>
        <w:rPr>
          <w:lang w:val="en-US"/>
        </w:rPr>
      </w:pPr>
      <w:r>
        <w:rPr>
          <w:lang w:val="en-US"/>
        </w:rPr>
        <w:t xml:space="preserve">‘Aplikasi </w:t>
      </w:r>
      <w:r>
        <w:rPr>
          <w:i/>
          <w:lang w:val="en-US"/>
        </w:rPr>
        <w:t>context aware</w:t>
      </w:r>
      <w:r>
        <w:rPr>
          <w:lang w:val="en-US"/>
        </w:rPr>
        <w:t xml:space="preserve"> dibagi menjadi empat kategori </w:t>
      </w:r>
      <w:sdt>
        <w:sdtPr>
          <w:rPr>
            <w:lang w:val="en-US"/>
          </w:rPr>
          <w:id w:val="-1080295569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Sch94 \l 1033 </w:instrText>
          </w:r>
          <w:r>
            <w:rPr>
              <w:lang w:val="en-US"/>
            </w:rPr>
            <w:fldChar w:fldCharType="separate"/>
          </w:r>
          <w:r w:rsidR="0087758E" w:rsidRPr="0087758E">
            <w:rPr>
              <w:lang w:val="en-US"/>
            </w:rPr>
            <w:t>[</w:t>
          </w:r>
          <w:r w:rsidR="0087758E" w:rsidRPr="0087758E">
            <w:rPr>
              <w:lang w:val="en-US"/>
            </w:rPr>
            <w:fldChar w:fldCharType="begin"/>
          </w:r>
          <w:r w:rsidR="0087758E" w:rsidRPr="0087758E">
            <w:rPr>
              <w:lang w:val="en-US"/>
            </w:rPr>
            <w:instrText xml:space="preserve"> HYPERLINK "" \l "Sch94" </w:instrText>
          </w:r>
          <w:r w:rsidR="0087758E" w:rsidRPr="0087758E">
            <w:rPr>
              <w:lang w:val="en-US"/>
            </w:rPr>
          </w:r>
          <w:r w:rsidR="0087758E" w:rsidRPr="0087758E">
            <w:rPr>
              <w:lang w:val="en-US"/>
            </w:rPr>
            <w:fldChar w:fldCharType="separate"/>
          </w:r>
          <w:r w:rsidR="0087758E" w:rsidRPr="0087758E">
            <w:rPr>
              <w:rStyle w:val="Heading2Char"/>
              <w:rFonts w:ascii="Times New Roman" w:eastAsia="MS Mincho" w:hAnsi="Times New Roman"/>
              <w:sz w:val="24"/>
              <w:szCs w:val="20"/>
              <w:lang w:val="en-US"/>
            </w:rPr>
            <w:t>11</w:t>
          </w:r>
          <w:r w:rsidR="0087758E" w:rsidRPr="0087758E">
            <w:rPr>
              <w:lang w:val="en-US"/>
            </w:rPr>
            <w:fldChar w:fldCharType="end"/>
          </w:r>
          <w:r w:rsidR="0087758E" w:rsidRPr="0087758E">
            <w:rPr>
              <w:lang w:val="en-US"/>
            </w:rPr>
            <w:t>]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:</w:t>
      </w:r>
    </w:p>
    <w:p w:rsidR="00DE697F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>Proxima</w:t>
      </w:r>
      <w:r w:rsidR="00DE697F">
        <w:rPr>
          <w:i/>
        </w:rPr>
        <w:t xml:space="preserve">te selection: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 w:rsidR="007A02C4">
        <w:t xml:space="preserve">yang </w:t>
      </w:r>
      <w:proofErr w:type="spellStart"/>
      <w:r w:rsidR="007A02C4">
        <w:t>ditekankan</w:t>
      </w:r>
      <w:proofErr w:type="spellEnd"/>
      <w:r w:rsidR="007A02C4">
        <w:t xml:space="preserve"> </w:t>
      </w:r>
      <w:proofErr w:type="spellStart"/>
      <w:r w:rsidR="007A02C4">
        <w:t>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dipilih</w:t>
      </w:r>
      <w:proofErr w:type="spellEnd"/>
      <w:r>
        <w:t>.</w:t>
      </w:r>
    </w:p>
    <w:p w:rsidR="00E04278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 xml:space="preserve">Automate contextual: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>.</w:t>
      </w:r>
    </w:p>
    <w:p w:rsidR="00E04278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>Contextual information and commands:</w:t>
      </w:r>
      <w:r w:rsidR="007A02C4">
        <w:rPr>
          <w:i/>
        </w:rPr>
        <w:t xml:space="preserve"> </w:t>
      </w:r>
      <w:proofErr w:type="spellStart"/>
      <w:r w:rsidR="007A02C4">
        <w:t>adalah</w:t>
      </w:r>
      <w:proofErr w:type="spellEnd"/>
      <w:r w:rsidR="007A02C4">
        <w:t xml:space="preserve"> </w:t>
      </w:r>
      <w:proofErr w:type="spellStart"/>
      <w:r w:rsidR="007A02C4">
        <w:t>aplikasi</w:t>
      </w:r>
      <w:proofErr w:type="spellEnd"/>
      <w:r w:rsidR="007A02C4">
        <w:t xml:space="preserve"> yang </w:t>
      </w:r>
      <w:proofErr w:type="spellStart"/>
      <w:r w:rsidR="007A02C4">
        <w:t>mengeksekusi</w:t>
      </w:r>
      <w:proofErr w:type="spellEnd"/>
      <w:r w:rsidR="007A02C4">
        <w:t xml:space="preserve"> </w:t>
      </w:r>
      <w:proofErr w:type="spellStart"/>
      <w:r w:rsidR="007A02C4">
        <w:t>perintah</w:t>
      </w:r>
      <w:proofErr w:type="spellEnd"/>
      <w:r w:rsidR="007A02C4">
        <w:t xml:space="preserve"> </w:t>
      </w:r>
      <w:proofErr w:type="spellStart"/>
      <w:r w:rsidR="007A02C4">
        <w:t>secara</w:t>
      </w:r>
      <w:proofErr w:type="spellEnd"/>
      <w:r w:rsidR="007A02C4">
        <w:t xml:space="preserve"> manual </w:t>
      </w:r>
      <w:proofErr w:type="spellStart"/>
      <w:r w:rsidR="007A02C4">
        <w:t>untuk</w:t>
      </w:r>
      <w:proofErr w:type="spellEnd"/>
      <w:r w:rsidR="007A02C4">
        <w:t xml:space="preserve"> </w:t>
      </w:r>
      <w:proofErr w:type="spellStart"/>
      <w:r w:rsidR="007A02C4">
        <w:t>pengguna</w:t>
      </w:r>
      <w:proofErr w:type="spellEnd"/>
      <w:r w:rsidR="007A02C4">
        <w:t xml:space="preserve"> </w:t>
      </w:r>
      <w:proofErr w:type="spellStart"/>
      <w:r w:rsidR="007A02C4">
        <w:t>berdasarkan</w:t>
      </w:r>
      <w:proofErr w:type="spellEnd"/>
      <w:r w:rsidR="007A02C4">
        <w:t xml:space="preserve"> </w:t>
      </w:r>
      <w:proofErr w:type="spellStart"/>
      <w:r w:rsidR="007A02C4">
        <w:t>perubahan</w:t>
      </w:r>
      <w:proofErr w:type="spellEnd"/>
      <w:r w:rsidR="007A02C4">
        <w:t xml:space="preserve"> </w:t>
      </w:r>
      <w:proofErr w:type="spellStart"/>
      <w:r w:rsidR="007A02C4">
        <w:t>konteks</w:t>
      </w:r>
      <w:proofErr w:type="spellEnd"/>
      <w:r w:rsidR="007A02C4">
        <w:t>.</w:t>
      </w:r>
    </w:p>
    <w:p w:rsidR="007A02C4" w:rsidRDefault="00363500" w:rsidP="00363500">
      <w:pPr>
        <w:pStyle w:val="ListParagraph"/>
        <w:numPr>
          <w:ilvl w:val="0"/>
          <w:numId w:val="17"/>
        </w:numPr>
      </w:pPr>
      <w:r>
        <w:rPr>
          <w:i/>
        </w:rPr>
        <w:t xml:space="preserve">Context-triggered actions: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. Cara </w:t>
      </w:r>
      <w:r>
        <w:rPr>
          <w:i/>
        </w:rPr>
        <w:t>context aware system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mengadopsi</w:t>
      </w:r>
      <w:proofErr w:type="spellEnd"/>
      <w:r>
        <w:t xml:space="preserve"> </w:t>
      </w:r>
      <w:r>
        <w:rPr>
          <w:i/>
        </w:rPr>
        <w:t xml:space="preserve">context aware </w:t>
      </w:r>
      <w:r w:rsidRPr="00363500">
        <w:t>yang</w:t>
      </w:r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r>
        <w:rPr>
          <w:i/>
        </w:rPr>
        <w:t>IF-THEN rules</w:t>
      </w:r>
      <w:r>
        <w:t xml:space="preserve"> </w:t>
      </w:r>
      <w:proofErr w:type="spellStart"/>
      <w:r>
        <w:t>sederhana</w:t>
      </w:r>
      <w:proofErr w:type="spellEnd"/>
      <w:r>
        <w:t>.</w:t>
      </w:r>
    </w:p>
    <w:p w:rsidR="00363500" w:rsidRPr="00363500" w:rsidRDefault="00363500" w:rsidP="00363500">
      <w:pPr>
        <w:spacing w:line="360" w:lineRule="auto"/>
        <w:ind w:left="450" w:firstLine="360"/>
        <w:rPr>
          <w:lang w:val="en-US"/>
        </w:rPr>
      </w:pPr>
      <w:r>
        <w:rPr>
          <w:lang w:val="en-US"/>
        </w:rPr>
        <w:t xml:space="preserve">Pada tugas akhir ini, </w:t>
      </w:r>
      <w:r>
        <w:rPr>
          <w:i/>
          <w:lang w:val="en-US"/>
        </w:rPr>
        <w:t>context</w:t>
      </w:r>
      <w:r>
        <w:rPr>
          <w:lang w:val="en-US"/>
        </w:rPr>
        <w:t xml:space="preserve"> yang digunakan adalah cuaca, suhu udara, hari, lokasi dan waktu. Aplikasi </w:t>
      </w:r>
      <w:r>
        <w:rPr>
          <w:i/>
          <w:lang w:val="en-US"/>
        </w:rPr>
        <w:t>context aware</w:t>
      </w:r>
      <w:r>
        <w:rPr>
          <w:lang w:val="en-US"/>
        </w:rPr>
        <w:t xml:space="preserve"> yang dibangun termasuk dalam kategori </w:t>
      </w:r>
      <w:r>
        <w:rPr>
          <w:i/>
          <w:lang w:val="en-US"/>
        </w:rPr>
        <w:t>context-triggered action.</w:t>
      </w:r>
    </w:p>
    <w:p w:rsidR="005032D4" w:rsidRPr="009A0DD6" w:rsidRDefault="005032D4" w:rsidP="00363500">
      <w:pPr>
        <w:pStyle w:val="ListParagraph"/>
        <w:ind w:left="450" w:firstLine="360"/>
        <w:jc w:val="left"/>
      </w:pPr>
    </w:p>
    <w:p w:rsidR="00784F7A" w:rsidRPr="005443C3" w:rsidRDefault="00684A7F" w:rsidP="00363500">
      <w:pPr>
        <w:pStyle w:val="ListParagraph"/>
        <w:ind w:left="450" w:firstLine="360"/>
        <w:jc w:val="left"/>
        <w:rPr>
          <w:b/>
        </w:rPr>
      </w:pPr>
      <w:r>
        <w:rPr>
          <w:b/>
        </w:rPr>
        <w:t>9.</w:t>
      </w:r>
      <w:r w:rsidR="0070159F">
        <w:rPr>
          <w:b/>
        </w:rPr>
        <w:t>4</w:t>
      </w:r>
      <w:r w:rsidR="002F4B47">
        <w:rPr>
          <w:b/>
        </w:rPr>
        <w:t xml:space="preserve"> </w:t>
      </w:r>
      <w:r w:rsidR="00784F7A" w:rsidRPr="005443C3">
        <w:rPr>
          <w:b/>
        </w:rPr>
        <w:t>Android</w:t>
      </w:r>
    </w:p>
    <w:p w:rsidR="00784F7A" w:rsidRDefault="00784F7A" w:rsidP="00363500">
      <w:pPr>
        <w:pStyle w:val="ListParagraph"/>
        <w:ind w:left="450" w:firstLine="360"/>
      </w:pPr>
      <w:proofErr w:type="gramStart"/>
      <w:r>
        <w:t xml:space="preserve">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Andy Rubin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 w:rsidR="002223B5">
        <w:t>Pada</w:t>
      </w:r>
      <w:proofErr w:type="spellEnd"/>
      <w:r w:rsidR="002223B5">
        <w:t xml:space="preserve"> </w:t>
      </w:r>
      <w:proofErr w:type="spellStart"/>
      <w:r w:rsidR="002223B5">
        <w:t>tahun</w:t>
      </w:r>
      <w:proofErr w:type="spellEnd"/>
      <w:r w:rsidR="002223B5">
        <w:t xml:space="preserve"> 2005, </w:t>
      </w:r>
      <w:r w:rsidR="002223B5" w:rsidRPr="002223B5">
        <w:rPr>
          <w:i/>
        </w:rPr>
        <w:t>G</w:t>
      </w:r>
      <w:r w:rsidRPr="002223B5">
        <w:rPr>
          <w:i/>
        </w:rPr>
        <w:t xml:space="preserve">oogle </w:t>
      </w:r>
      <w:proofErr w:type="spellStart"/>
      <w:r>
        <w:t>mengakuisisi</w:t>
      </w:r>
      <w:proofErr w:type="spellEnd"/>
      <w:r>
        <w:t xml:space="preserve"> </w:t>
      </w:r>
      <w:proofErr w:type="spellStart"/>
      <w:r>
        <w:t>Android.Inc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Andy Rubin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</w:t>
      </w:r>
      <w:r w:rsidR="002223B5">
        <w:t>irektur</w:t>
      </w:r>
      <w:proofErr w:type="spellEnd"/>
      <w:r w:rsidR="002223B5">
        <w:t xml:space="preserve"> Mobile Platforms </w:t>
      </w:r>
      <w:proofErr w:type="spellStart"/>
      <w:r w:rsidR="002223B5">
        <w:t>untuk</w:t>
      </w:r>
      <w:proofErr w:type="spellEnd"/>
      <w:r w:rsidR="002223B5">
        <w:t xml:space="preserve"> </w:t>
      </w:r>
      <w:r w:rsidR="002223B5" w:rsidRPr="002223B5">
        <w:rPr>
          <w:i/>
        </w:rPr>
        <w:t>G</w:t>
      </w:r>
      <w:r w:rsidRPr="002223B5">
        <w:rPr>
          <w:i/>
        </w:rPr>
        <w:t>oogle</w:t>
      </w:r>
      <w:r>
        <w:t>.</w:t>
      </w:r>
      <w:proofErr w:type="gramEnd"/>
      <w:r w:rsidR="008C44F4">
        <w:t xml:space="preserve"> </w:t>
      </w:r>
      <w:proofErr w:type="spellStart"/>
      <w:r w:rsidR="008C44F4">
        <w:t>Pembelian</w:t>
      </w:r>
      <w:proofErr w:type="spellEnd"/>
      <w:r w:rsidR="008C44F4">
        <w:t xml:space="preserve"> A</w:t>
      </w:r>
      <w:r>
        <w:t xml:space="preserve">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</w:t>
      </w:r>
      <w:r w:rsidRPr="008C44F4">
        <w:rPr>
          <w:i/>
        </w:rPr>
        <w:t xml:space="preserve">Apple </w:t>
      </w:r>
      <w:r w:rsidRPr="008C44F4">
        <w:rPr>
          <w:i/>
        </w:rPr>
        <w:lastRenderedPageBreak/>
        <w:t xml:space="preserve">iPhone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lain </w:t>
      </w:r>
      <w:proofErr w:type="spellStart"/>
      <w:r>
        <w:t>sejenis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8C44F4">
        <w:rPr>
          <w:i/>
        </w:rPr>
        <w:t>Nokia Symbian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8C44F4">
        <w:rPr>
          <w:i/>
        </w:rPr>
        <w:t>Microsoft Windows Mobile</w:t>
      </w:r>
      <w:r w:rsidR="0062010F" w:rsidRPr="008C44F4">
        <w:rPr>
          <w:i/>
        </w:rPr>
        <w:t xml:space="preserve"> </w:t>
      </w:r>
      <w:sdt>
        <w:sdtPr>
          <w:id w:val="-1517844954"/>
          <w:citation/>
        </w:sdtPr>
        <w:sdtContent>
          <w:r w:rsidR="0062010F">
            <w:fldChar w:fldCharType="begin"/>
          </w:r>
          <w:r w:rsidR="0062010F">
            <w:instrText xml:space="preserve"> CITATION Mar10 \l 1033 </w:instrText>
          </w:r>
          <w:r w:rsidR="0062010F"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"Mar10"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12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 w:rsidR="0062010F">
            <w:fldChar w:fldCharType="end"/>
          </w:r>
        </w:sdtContent>
      </w:sdt>
      <w:r>
        <w:t>.</w:t>
      </w:r>
    </w:p>
    <w:p w:rsidR="00784F7A" w:rsidRDefault="00F82870" w:rsidP="00363500">
      <w:pPr>
        <w:pStyle w:val="ListParagraph"/>
        <w:ind w:left="450" w:firstLine="360"/>
        <w:jc w:val="left"/>
      </w:pPr>
      <w:proofErr w:type="gramStart"/>
      <w:r>
        <w:t>Murphy Mark L.</w:t>
      </w:r>
      <w:r w:rsidR="008C44F4">
        <w:t xml:space="preserve"> </w:t>
      </w:r>
      <w:sdt>
        <w:sdtPr>
          <w:id w:val="1510712478"/>
          <w:citation/>
        </w:sdtPr>
        <w:sdtContent>
          <w:proofErr w:type="gramEnd"/>
          <w:r w:rsidR="00520914">
            <w:fldChar w:fldCharType="begin"/>
          </w:r>
          <w:r w:rsidR="00520914">
            <w:instrText xml:space="preserve"> CITATION Mar10 \l 1033 </w:instrText>
          </w:r>
          <w:r w:rsidR="00520914"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"Mar10"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12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 w:rsidR="00520914">
            <w:fldChar w:fldCharType="end"/>
          </w:r>
          <w:proofErr w:type="gramStart"/>
        </w:sdtContent>
      </w:sdt>
      <w:r w:rsidR="00D54DCD">
        <w:t xml:space="preserve"> </w:t>
      </w:r>
      <w:proofErr w:type="spellStart"/>
      <w:r w:rsidR="00D54DCD">
        <w:t>menye</w:t>
      </w:r>
      <w:r w:rsidR="00784F7A">
        <w:t>butkan</w:t>
      </w:r>
      <w:proofErr w:type="spellEnd"/>
      <w:r w:rsidR="00784F7A">
        <w:t xml:space="preserve"> </w:t>
      </w:r>
      <w:proofErr w:type="spellStart"/>
      <w:r w:rsidR="00D54DCD">
        <w:t>k</w:t>
      </w:r>
      <w:r>
        <w:t>elebihan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</w:t>
      </w:r>
      <w:r w:rsidR="00DC6369">
        <w:t>ndroid.</w:t>
      </w:r>
      <w:proofErr w:type="gramEnd"/>
      <w:r w:rsidR="00DC6369">
        <w:t xml:space="preserve"> </w:t>
      </w:r>
      <w:proofErr w:type="gramStart"/>
      <w:r w:rsidR="00DC6369">
        <w:t>Y</w:t>
      </w:r>
      <w:r w:rsidR="008C44F4">
        <w:t xml:space="preserve">ang </w:t>
      </w:r>
      <w:proofErr w:type="spellStart"/>
      <w:r w:rsidR="00784F7A">
        <w:t>pertama</w:t>
      </w:r>
      <w:proofErr w:type="spellEnd"/>
      <w:r w:rsidR="008C44F4">
        <w:t xml:space="preserve"> Android</w:t>
      </w:r>
      <w:r w:rsidR="00784F7A">
        <w:t xml:space="preserve"> </w:t>
      </w:r>
      <w:proofErr w:type="spellStart"/>
      <w:r w:rsidR="00784F7A">
        <w:t>merupakan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</w:t>
      </w:r>
      <w:r w:rsidR="00784F7A" w:rsidRPr="00DC6369">
        <w:rPr>
          <w:i/>
        </w:rPr>
        <w:t>open source</w:t>
      </w:r>
      <w:r w:rsidR="00DC6369">
        <w:rPr>
          <w:i/>
        </w:rPr>
        <w:t>,</w:t>
      </w:r>
      <w:r w:rsidR="00784F7A">
        <w:t xml:space="preserve"> </w:t>
      </w:r>
      <w:proofErr w:type="spellStart"/>
      <w:r w:rsidR="00DC6369">
        <w:t>sehingga</w:t>
      </w:r>
      <w:proofErr w:type="spellEnd"/>
      <w:r w:rsidR="00DC6369">
        <w:t xml:space="preserve"> </w:t>
      </w:r>
      <w:proofErr w:type="spellStart"/>
      <w:r w:rsidR="00784F7A">
        <w:t>bukan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yang </w:t>
      </w:r>
      <w:proofErr w:type="spellStart"/>
      <w:r w:rsidR="00784F7A">
        <w:t>berbayar</w:t>
      </w:r>
      <w:proofErr w:type="spellEnd"/>
      <w:r w:rsidR="00784F7A">
        <w:t xml:space="preserve"> </w:t>
      </w:r>
      <w:proofErr w:type="spellStart"/>
      <w:r w:rsidR="00784F7A">
        <w:t>seperti</w:t>
      </w:r>
      <w:proofErr w:type="spellEnd"/>
      <w:r w:rsidR="00784F7A">
        <w:t xml:space="preserve"> </w:t>
      </w:r>
      <w:r w:rsidR="00784F7A" w:rsidRPr="00DC6369">
        <w:rPr>
          <w:i/>
        </w:rPr>
        <w:t>Apple</w:t>
      </w:r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</w:t>
      </w:r>
      <w:r w:rsidR="00784F7A" w:rsidRPr="008C44F4">
        <w:rPr>
          <w:i/>
        </w:rPr>
        <w:t>Microsoft</w:t>
      </w:r>
      <w:r w:rsidR="00784F7A">
        <w:t>.</w:t>
      </w:r>
      <w:proofErr w:type="gramEnd"/>
      <w:r w:rsidR="00784F7A">
        <w:t xml:space="preserve"> </w:t>
      </w:r>
      <w:proofErr w:type="spellStart"/>
      <w:proofErr w:type="gramStart"/>
      <w:r w:rsidR="00784F7A">
        <w:t>Selama</w:t>
      </w:r>
      <w:proofErr w:type="spellEnd"/>
      <w:r w:rsidR="00784F7A">
        <w:t xml:space="preserve"> </w:t>
      </w:r>
      <w:proofErr w:type="spellStart"/>
      <w:r w:rsidR="00784F7A">
        <w:t>dua</w:t>
      </w:r>
      <w:proofErr w:type="spellEnd"/>
      <w:r w:rsidR="00784F7A">
        <w:t xml:space="preserve"> </w:t>
      </w:r>
      <w:proofErr w:type="spellStart"/>
      <w:r w:rsidR="00784F7A">
        <w:t>dekade</w:t>
      </w:r>
      <w:proofErr w:type="spellEnd"/>
      <w:r w:rsidR="00784F7A">
        <w:t xml:space="preserve"> </w:t>
      </w:r>
      <w:proofErr w:type="spellStart"/>
      <w:r w:rsidR="00784F7A">
        <w:t>terakhir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</w:t>
      </w:r>
      <w:r w:rsidR="00784F7A" w:rsidRPr="002223B5">
        <w:rPr>
          <w:i/>
        </w:rPr>
        <w:t>open source</w:t>
      </w:r>
      <w:r w:rsidR="00784F7A">
        <w:t xml:space="preserve"> </w:t>
      </w:r>
      <w:proofErr w:type="spellStart"/>
      <w:r w:rsidR="00784F7A">
        <w:t>sudah</w:t>
      </w:r>
      <w:proofErr w:type="spellEnd"/>
      <w:r w:rsidR="00784F7A">
        <w:t xml:space="preserve"> </w:t>
      </w:r>
      <w:proofErr w:type="spellStart"/>
      <w:r w:rsidR="00784F7A">
        <w:t>sangat</w:t>
      </w:r>
      <w:proofErr w:type="spellEnd"/>
      <w:r w:rsidR="00784F7A">
        <w:t xml:space="preserve"> </w:t>
      </w:r>
      <w:proofErr w:type="spellStart"/>
      <w:r w:rsidR="00784F7A">
        <w:t>maju</w:t>
      </w:r>
      <w:proofErr w:type="spellEnd"/>
      <w:r w:rsidR="00784F7A">
        <w:t>.</w:t>
      </w:r>
      <w:proofErr w:type="gramEnd"/>
      <w:r w:rsidR="00784F7A">
        <w:t xml:space="preserve"> </w:t>
      </w:r>
      <w:proofErr w:type="gramStart"/>
      <w:r w:rsidR="00784F7A">
        <w:t xml:space="preserve">Hal </w:t>
      </w:r>
      <w:proofErr w:type="spellStart"/>
      <w:r w:rsidR="00784F7A">
        <w:t>ini</w:t>
      </w:r>
      <w:proofErr w:type="spellEnd"/>
      <w:r w:rsidR="00784F7A">
        <w:t xml:space="preserve"> </w:t>
      </w:r>
      <w:proofErr w:type="spellStart"/>
      <w:r w:rsidR="00784F7A">
        <w:t>dibuktikan</w:t>
      </w:r>
      <w:proofErr w:type="spellEnd"/>
      <w:r w:rsidR="00784F7A">
        <w:t xml:space="preserve"> </w:t>
      </w:r>
      <w:proofErr w:type="spellStart"/>
      <w:r w:rsidR="00784F7A">
        <w:t>dengan</w:t>
      </w:r>
      <w:proofErr w:type="spellEnd"/>
      <w:r w:rsidR="00784F7A">
        <w:t xml:space="preserve"> internet 2.0 yang </w:t>
      </w:r>
      <w:proofErr w:type="spellStart"/>
      <w:r w:rsidR="00784F7A">
        <w:t>mayoritas</w:t>
      </w:r>
      <w:proofErr w:type="spellEnd"/>
      <w:r w:rsidR="00784F7A">
        <w:t xml:space="preserve"> </w:t>
      </w:r>
      <w:proofErr w:type="spellStart"/>
      <w:r w:rsidR="00784F7A">
        <w:t>manufaktur</w:t>
      </w:r>
      <w:proofErr w:type="spellEnd"/>
      <w:r w:rsidR="00784F7A">
        <w:t xml:space="preserve"> </w:t>
      </w:r>
      <w:proofErr w:type="spellStart"/>
      <w:r w:rsidR="00784F7A">
        <w:t>elektronik</w:t>
      </w:r>
      <w:proofErr w:type="spellEnd"/>
      <w:r w:rsidR="00784F7A">
        <w:t xml:space="preserve"> </w:t>
      </w:r>
      <w:proofErr w:type="spellStart"/>
      <w:r w:rsidR="00784F7A">
        <w:t>menggunakan</w:t>
      </w:r>
      <w:proofErr w:type="spellEnd"/>
      <w:r w:rsidR="00784F7A">
        <w:t xml:space="preserve"> </w:t>
      </w:r>
      <w:proofErr w:type="spellStart"/>
      <w:r w:rsidR="00784F7A">
        <w:t>linux</w:t>
      </w:r>
      <w:proofErr w:type="spellEnd"/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java.</w:t>
      </w:r>
      <w:proofErr w:type="gramEnd"/>
      <w:r w:rsidR="00784F7A">
        <w:t xml:space="preserve"> </w:t>
      </w:r>
      <w:proofErr w:type="spellStart"/>
      <w:proofErr w:type="gramStart"/>
      <w:r w:rsidR="00784F7A">
        <w:t>Kelebihan</w:t>
      </w:r>
      <w:proofErr w:type="spellEnd"/>
      <w:r w:rsidR="00784F7A">
        <w:t xml:space="preserve"> </w:t>
      </w:r>
      <w:proofErr w:type="spellStart"/>
      <w:r w:rsidR="00784F7A">
        <w:t>kedua</w:t>
      </w:r>
      <w:proofErr w:type="spellEnd"/>
      <w:r w:rsidR="00784F7A">
        <w:t xml:space="preserve"> </w:t>
      </w:r>
      <w:proofErr w:type="spellStart"/>
      <w:r w:rsidR="00784F7A">
        <w:t>adalah</w:t>
      </w:r>
      <w:proofErr w:type="spellEnd"/>
      <w:r w:rsidR="00784F7A">
        <w:t xml:space="preserve"> </w:t>
      </w:r>
      <w:proofErr w:type="spellStart"/>
      <w:r w:rsidR="00784F7A">
        <w:t>pengembang</w:t>
      </w:r>
      <w:proofErr w:type="spellEnd"/>
      <w:r w:rsidR="00784F7A">
        <w:t xml:space="preserve"> </w:t>
      </w:r>
      <w:proofErr w:type="spellStart"/>
      <w:r w:rsidR="00DC6369">
        <w:t>bebas</w:t>
      </w:r>
      <w:proofErr w:type="spellEnd"/>
      <w:r w:rsidR="00DC6369">
        <w:t xml:space="preserve"> </w:t>
      </w:r>
      <w:proofErr w:type="spellStart"/>
      <w:r w:rsidR="00784F7A">
        <w:t>untuk</w:t>
      </w:r>
      <w:proofErr w:type="spellEnd"/>
      <w:r w:rsidR="00784F7A">
        <w:t xml:space="preserve"> </w:t>
      </w:r>
      <w:proofErr w:type="spellStart"/>
      <w:r w:rsidR="00784F7A">
        <w:t>mengkomersialkannya</w:t>
      </w:r>
      <w:proofErr w:type="spellEnd"/>
      <w:r w:rsidR="00784F7A">
        <w:t>.</w:t>
      </w:r>
      <w:proofErr w:type="gramEnd"/>
      <w:r w:rsidR="00784F7A">
        <w:t xml:space="preserve"> </w:t>
      </w:r>
      <w:proofErr w:type="spellStart"/>
      <w:r w:rsidR="00784F7A">
        <w:t>Terakhir</w:t>
      </w:r>
      <w:proofErr w:type="spellEnd"/>
      <w:r w:rsidR="00DC6369">
        <w:t>,</w:t>
      </w:r>
      <w:r w:rsidR="00784F7A">
        <w:t xml:space="preserve"> </w:t>
      </w:r>
      <w:proofErr w:type="spellStart"/>
      <w:r w:rsidR="00DC6369">
        <w:t>a</w:t>
      </w:r>
      <w:r w:rsidR="00784F7A">
        <w:t>plikasi</w:t>
      </w:r>
      <w:proofErr w:type="spellEnd"/>
      <w:r w:rsidR="00784F7A">
        <w:t xml:space="preserve"> yang </w:t>
      </w:r>
      <w:proofErr w:type="spellStart"/>
      <w:r w:rsidR="00784F7A">
        <w:t>sudah</w:t>
      </w:r>
      <w:proofErr w:type="spellEnd"/>
      <w:r w:rsidR="00784F7A">
        <w:t xml:space="preserve"> </w:t>
      </w:r>
      <w:proofErr w:type="spellStart"/>
      <w:r w:rsidR="00784F7A">
        <w:t>dikembangkan</w:t>
      </w:r>
      <w:proofErr w:type="spellEnd"/>
      <w:r w:rsidR="00784F7A">
        <w:t xml:space="preserve"> </w:t>
      </w:r>
      <w:proofErr w:type="spellStart"/>
      <w:r w:rsidR="00784F7A">
        <w:t>mudah</w:t>
      </w:r>
      <w:proofErr w:type="spellEnd"/>
      <w:r w:rsidR="00784F7A">
        <w:t xml:space="preserve"> </w:t>
      </w:r>
      <w:proofErr w:type="spellStart"/>
      <w:r w:rsidR="00784F7A">
        <w:t>untuk</w:t>
      </w:r>
      <w:proofErr w:type="spellEnd"/>
      <w:r w:rsidR="00784F7A">
        <w:t xml:space="preserve"> </w:t>
      </w:r>
      <w:proofErr w:type="spellStart"/>
      <w:r w:rsidR="00784F7A">
        <w:t>dipublikasikan</w:t>
      </w:r>
      <w:proofErr w:type="spellEnd"/>
      <w:r w:rsidR="00784F7A">
        <w:t xml:space="preserve"> </w:t>
      </w:r>
      <w:proofErr w:type="spellStart"/>
      <w:r w:rsidR="00784F7A">
        <w:t>ke</w:t>
      </w:r>
      <w:proofErr w:type="spellEnd"/>
      <w:r w:rsidR="00784F7A">
        <w:t xml:space="preserve"> </w:t>
      </w:r>
      <w:r w:rsidR="00784F7A" w:rsidRPr="00332B2B">
        <w:rPr>
          <w:i/>
        </w:rPr>
        <w:t xml:space="preserve">platform </w:t>
      </w:r>
      <w:r w:rsidR="00784F7A">
        <w:t>lain.</w:t>
      </w:r>
    </w:p>
    <w:p w:rsidR="00784F7A" w:rsidRDefault="00784F7A" w:rsidP="00363500">
      <w:pPr>
        <w:pStyle w:val="ListParagraph"/>
        <w:ind w:left="450" w:firstLine="360"/>
      </w:pPr>
      <w:r>
        <w:t xml:space="preserve">Android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desktop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r w:rsidRPr="00332B2B">
        <w:rPr>
          <w:i/>
        </w:rPr>
        <w:t>package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struktur</w:t>
      </w:r>
      <w:proofErr w:type="spellEnd"/>
      <w:sdt>
        <w:sdtPr>
          <w:id w:val="-1683042562"/>
          <w:citation/>
        </w:sdtPr>
        <w:sdtContent>
          <w:r w:rsidR="008C44F4">
            <w:fldChar w:fldCharType="begin"/>
          </w:r>
          <w:r w:rsidR="008C44F4">
            <w:instrText xml:space="preserve"> CITATION Mar10 \l 1033 </w:instrText>
          </w:r>
          <w:r w:rsidR="008C44F4">
            <w:fldChar w:fldCharType="separate"/>
          </w:r>
          <w:r w:rsidR="0087758E">
            <w:rPr>
              <w:noProof/>
            </w:rPr>
            <w:t xml:space="preserve"> 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"Mar10"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12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 w:rsidR="008C44F4">
            <w:fldChar w:fldCharType="end"/>
          </w:r>
        </w:sdtContent>
      </w:sdt>
      <w:r>
        <w:t xml:space="preserve">.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</w:t>
      </w:r>
      <w:r w:rsidR="0071273C">
        <w:t xml:space="preserve"> </w:t>
      </w:r>
      <w:proofErr w:type="spellStart"/>
      <w:r>
        <w:t>dalam</w:t>
      </w:r>
      <w:proofErr w:type="spellEnd"/>
      <w:r w:rsidR="0071273C">
        <w:t xml:space="preserve"> </w:t>
      </w:r>
      <w:proofErr w:type="spellStart"/>
      <w:r w:rsidR="0071273C">
        <w:t>aplikasi</w:t>
      </w:r>
      <w:proofErr w:type="spellEnd"/>
      <w:r w:rsidR="0071273C">
        <w:t xml:space="preserve"> A</w:t>
      </w:r>
      <w:r w:rsidR="008C44F4">
        <w:t>ndroid:</w:t>
      </w:r>
    </w:p>
    <w:p w:rsidR="00784F7A" w:rsidRDefault="00784F7A" w:rsidP="00363500">
      <w:pPr>
        <w:pStyle w:val="ListParagraph"/>
        <w:ind w:left="450" w:firstLine="360"/>
      </w:pP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Activities</w:t>
      </w:r>
      <w:r>
        <w:t xml:space="preserve">: Blok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r w:rsidRPr="0071273C">
        <w:rPr>
          <w:i/>
        </w:rPr>
        <w:t>desktop</w:t>
      </w:r>
      <w:r>
        <w:t xml:space="preserve"> </w:t>
      </w:r>
      <w:r w:rsidRPr="0071273C">
        <w:rPr>
          <w:i/>
        </w:rPr>
        <w:t>activities</w:t>
      </w:r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71273C">
        <w:rPr>
          <w:i/>
        </w:rPr>
        <w:t>window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71273C">
        <w:rPr>
          <w:i/>
        </w:rPr>
        <w:t>dialog box</w:t>
      </w:r>
      <w:r>
        <w:t xml:space="preserve">.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dikemas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71273C">
        <w:rPr>
          <w:i/>
        </w:rPr>
        <w:t>C</w:t>
      </w:r>
      <w:r w:rsidRPr="001F2F54">
        <w:rPr>
          <w:i/>
        </w:rPr>
        <w:t>ont</w:t>
      </w:r>
      <w:r w:rsidR="0071273C">
        <w:rPr>
          <w:i/>
        </w:rPr>
        <w:t>ent P</w:t>
      </w:r>
      <w:r w:rsidRPr="001F2F54">
        <w:rPr>
          <w:i/>
        </w:rPr>
        <w:t>rovider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="0071273C">
        <w:rPr>
          <w:i/>
        </w:rPr>
        <w:t>S</w:t>
      </w:r>
      <w:r w:rsidRPr="001F2F54">
        <w:rPr>
          <w:i/>
        </w:rPr>
        <w:t>ervices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Content Provider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r w:rsidRPr="001F2F54">
        <w:rPr>
          <w:i/>
        </w:rPr>
        <w:t>device</w:t>
      </w:r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Services</w:t>
      </w:r>
      <w:r>
        <w:t xml:space="preserve">: </w:t>
      </w:r>
      <w:r w:rsidRPr="002223B5">
        <w:rPr>
          <w:i/>
        </w:rPr>
        <w:t>Activities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2223B5">
        <w:rPr>
          <w:i/>
        </w:rPr>
        <w:t>Content Provider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</w:t>
      </w:r>
      <w:proofErr w:type="spellStart"/>
      <w:r>
        <w:t>sewaktu-waktu</w:t>
      </w:r>
      <w:proofErr w:type="spellEnd"/>
      <w:r>
        <w:t>.</w:t>
      </w:r>
      <w:r w:rsidR="002223B5">
        <w:t xml:space="preserve"> </w:t>
      </w:r>
      <w:r w:rsidRPr="002223B5">
        <w:rPr>
          <w:i/>
        </w:rPr>
        <w:t>Service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r w:rsidRPr="002223B5">
        <w:rPr>
          <w:i/>
        </w:rPr>
        <w:t>service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update </w:t>
      </w:r>
      <w:proofErr w:type="spellStart"/>
      <w:r>
        <w:t>pada</w:t>
      </w:r>
      <w:proofErr w:type="spellEnd"/>
      <w:r>
        <w:t xml:space="preserve"> </w:t>
      </w:r>
      <w:r w:rsidRPr="002223B5">
        <w:rPr>
          <w:i/>
        </w:rPr>
        <w:t>RSS feed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Intents</w:t>
      </w:r>
      <w:r>
        <w:t xml:space="preserve">: Intents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Pr="007D3D69">
        <w:rPr>
          <w:i/>
        </w:rPr>
        <w:t>device</w:t>
      </w:r>
      <w:r>
        <w:t xml:space="preserve">,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r w:rsidRPr="007D3D69">
        <w:rPr>
          <w:i/>
        </w:rPr>
        <w:t>event</w:t>
      </w:r>
      <w:r>
        <w:t xml:space="preserve">, </w:t>
      </w:r>
      <w:proofErr w:type="spellStart"/>
      <w:r>
        <w:t>pe</w:t>
      </w:r>
      <w:r w:rsidR="00DC6369">
        <w:t>r</w:t>
      </w:r>
      <w:r>
        <w:t>ubahan</w:t>
      </w:r>
      <w:proofErr w:type="spellEnd"/>
      <w:r>
        <w:t xml:space="preserve"> </w:t>
      </w:r>
      <w:r w:rsidRPr="007D3D69">
        <w:rPr>
          <w:i/>
        </w:rPr>
        <w:t>state</w:t>
      </w:r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keras</w:t>
      </w:r>
      <w:proofErr w:type="spellEnd"/>
      <w:r>
        <w:t>(</w:t>
      </w:r>
      <w:proofErr w:type="spellStart"/>
      <w:r>
        <w:t>seperti</w:t>
      </w:r>
      <w:proofErr w:type="spellEnd"/>
      <w:r>
        <w:t xml:space="preserve"> SD card </w:t>
      </w:r>
      <w:proofErr w:type="spellStart"/>
      <w:r>
        <w:t>dimasukkan</w:t>
      </w:r>
      <w:proofErr w:type="spellEnd"/>
      <w:r>
        <w:t xml:space="preserve">), data yang </w:t>
      </w:r>
      <w:proofErr w:type="spellStart"/>
      <w:r>
        <w:t>datang</w:t>
      </w:r>
      <w:proofErr w:type="spellEnd"/>
      <w:r>
        <w:t>(</w:t>
      </w:r>
      <w:proofErr w:type="spellStart"/>
      <w:r>
        <w:t>misalnya</w:t>
      </w:r>
      <w:proofErr w:type="spellEnd"/>
      <w:r>
        <w:t xml:space="preserve"> SMS </w:t>
      </w:r>
      <w:proofErr w:type="spellStart"/>
      <w:r>
        <w:t>masuk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A53A1E">
        <w:rPr>
          <w:i/>
        </w:rPr>
        <w:t>event</w:t>
      </w:r>
      <w:r>
        <w:t xml:space="preserve"> </w:t>
      </w:r>
      <w:proofErr w:type="spellStart"/>
      <w:r>
        <w:t>aplikasi</w:t>
      </w:r>
      <w:proofErr w:type="spellEnd"/>
      <w:r>
        <w:t>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r w:rsidRPr="007D3D69">
        <w:rPr>
          <w:i/>
        </w:rPr>
        <w:t>activities</w:t>
      </w:r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)</w:t>
      </w:r>
    </w:p>
    <w:p w:rsidR="00784F7A" w:rsidRDefault="00784F7A" w:rsidP="00363500">
      <w:pPr>
        <w:pStyle w:val="ListParagraph"/>
        <w:ind w:left="450" w:firstLine="360"/>
      </w:pPr>
    </w:p>
    <w:p w:rsidR="00784F7A" w:rsidRDefault="00784F7A" w:rsidP="00363500">
      <w:pPr>
        <w:pStyle w:val="ListParagraph"/>
        <w:ind w:left="450" w:firstLine="360"/>
      </w:pPr>
      <w:proofErr w:type="spellStart"/>
      <w:r>
        <w:t>Beberapa</w:t>
      </w:r>
      <w:proofErr w:type="spellEnd"/>
      <w:r>
        <w:t xml:space="preserve"> </w:t>
      </w:r>
      <w:proofErr w:type="spellStart"/>
      <w:r w:rsidR="004526A1">
        <w:t>f</w:t>
      </w:r>
      <w:r>
        <w:t>itur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 w:rsidR="00EE49AB" w:rsidRPr="00EE49AB">
        <w:t xml:space="preserve"> </w:t>
      </w:r>
      <w:sdt>
        <w:sdtPr>
          <w:id w:val="-1192065460"/>
          <w:citation/>
        </w:sdtPr>
        <w:sdtContent>
          <w:r w:rsidR="00EE49AB">
            <w:fldChar w:fldCharType="begin"/>
          </w:r>
          <w:r w:rsidR="00EE49AB">
            <w:instrText xml:space="preserve"> CITATION Mar10 \l 1033 </w:instrText>
          </w:r>
          <w:r w:rsidR="00EE49AB"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"Mar10"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12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 w:rsidR="00EE49AB">
            <w:fldChar w:fldCharType="end"/>
          </w:r>
        </w:sdtContent>
      </w:sdt>
      <w:r w:rsidR="0013685D">
        <w:t xml:space="preserve"> </w:t>
      </w:r>
      <w:proofErr w:type="spellStart"/>
      <w:r w:rsidR="0013685D">
        <w:t>adalah</w:t>
      </w:r>
      <w:proofErr w:type="spellEnd"/>
      <w:r w:rsidR="0013685D">
        <w:t xml:space="preserve"> </w:t>
      </w:r>
      <w:proofErr w:type="spellStart"/>
      <w:r w:rsidR="0013685D">
        <w:t>sebagai</w:t>
      </w:r>
      <w:proofErr w:type="spellEnd"/>
      <w:r w:rsidR="0013685D">
        <w:t xml:space="preserve"> </w:t>
      </w:r>
      <w:proofErr w:type="spellStart"/>
      <w:r w:rsidR="0013685D">
        <w:t>berikut</w:t>
      </w:r>
      <w:proofErr w:type="spellEnd"/>
      <w:r w:rsidR="0013685D">
        <w:t>: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Storage</w:t>
      </w:r>
      <w:r>
        <w:t xml:space="preserve">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memaketkan</w:t>
      </w:r>
      <w:proofErr w:type="spellEnd"/>
      <w:r w:rsidRPr="0071273C">
        <w:rPr>
          <w:i/>
        </w:rPr>
        <w:t xml:space="preserve"> file</w:t>
      </w:r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r w:rsidR="00FF790E">
        <w:t>basis data</w:t>
      </w:r>
      <w:r>
        <w:t xml:space="preserve">, </w:t>
      </w:r>
      <w:r w:rsidRPr="0071273C">
        <w:rPr>
          <w:i/>
        </w:rPr>
        <w:t>file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lastRenderedPageBreak/>
        <w:t>Network</w:t>
      </w:r>
      <w:r>
        <w:t xml:space="preserve">: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r w:rsidRPr="0071273C">
        <w:rPr>
          <w:i/>
        </w:rPr>
        <w:t>device</w:t>
      </w:r>
      <w:r w:rsidR="0071273C">
        <w:t xml:space="preserve"> A</w:t>
      </w:r>
      <w:r>
        <w:t xml:space="preserve">ndroid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internet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Multimedia</w:t>
      </w:r>
      <w:r>
        <w:t xml:space="preserve">: </w:t>
      </w:r>
      <w:r w:rsidRPr="0071273C">
        <w:rPr>
          <w:i/>
        </w:rPr>
        <w:t>Device</w:t>
      </w:r>
      <w:r w:rsidR="002223B5">
        <w:t xml:space="preserve"> A</w:t>
      </w:r>
      <w:r>
        <w:t xml:space="preserve">ndroid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audio </w:t>
      </w:r>
      <w:proofErr w:type="spellStart"/>
      <w:r>
        <w:t>dan</w:t>
      </w:r>
      <w:proofErr w:type="spellEnd"/>
      <w:r>
        <w:t xml:space="preserve"> video.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microphone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 xml:space="preserve">Global Positioning System </w:t>
      </w:r>
      <w:r>
        <w:t xml:space="preserve">(GPS): </w:t>
      </w:r>
      <w:r w:rsidRPr="0071273C">
        <w:rPr>
          <w:i/>
        </w:rPr>
        <w:t>Device</w:t>
      </w:r>
      <w:r>
        <w:t xml:space="preserve"> Android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provider.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Phone Services</w:t>
      </w:r>
      <w:r>
        <w:t xml:space="preserve">: </w:t>
      </w:r>
      <w:r w:rsidRPr="00FF790E">
        <w:rPr>
          <w:i/>
        </w:rPr>
        <w:t>Device</w:t>
      </w:r>
      <w:r>
        <w:t xml:space="preserve"> Android</w:t>
      </w:r>
      <w:r w:rsidR="0076349F">
        <w:t xml:space="preserve"> </w:t>
      </w:r>
      <w:proofErr w:type="spellStart"/>
      <w:r w:rsidR="0076349F">
        <w:t>pada</w:t>
      </w:r>
      <w:proofErr w:type="spellEnd"/>
      <w:r w:rsidR="0076349F">
        <w:t xml:space="preserve"> </w:t>
      </w:r>
      <w:proofErr w:type="spellStart"/>
      <w:r w:rsidR="0076349F">
        <w:t>dasarnya</w:t>
      </w:r>
      <w:proofErr w:type="spellEnd"/>
      <w:r w:rsidR="0076349F">
        <w:t xml:space="preserve"> </w:t>
      </w:r>
      <w:proofErr w:type="spellStart"/>
      <w:r w:rsidR="0076349F">
        <w:t>adalah</w:t>
      </w:r>
      <w:proofErr w:type="spellEnd"/>
      <w:r w:rsidR="0076349F">
        <w:t xml:space="preserve"> </w:t>
      </w:r>
      <w:proofErr w:type="spellStart"/>
      <w:r w:rsidR="00FF790E">
        <w:t>telepon</w:t>
      </w:r>
      <w:proofErr w:type="spellEnd"/>
      <w:r w:rsidR="00FF790E">
        <w:t xml:space="preserve"> </w:t>
      </w:r>
      <w:proofErr w:type="spellStart"/>
      <w:r w:rsidR="00FF790E">
        <w:t>genggam</w:t>
      </w:r>
      <w:proofErr w:type="spellEnd"/>
      <w:r w:rsidR="0076349F">
        <w:t xml:space="preserve">, </w:t>
      </w:r>
      <w:proofErr w:type="spellStart"/>
      <w:r w:rsidR="0076349F">
        <w:t>maka</w:t>
      </w:r>
      <w:proofErr w:type="spellEnd"/>
      <w:r w:rsidR="0076349F">
        <w:t xml:space="preserve"> </w:t>
      </w:r>
      <w:proofErr w:type="spellStart"/>
      <w:r w:rsidR="0076349F">
        <w:t>memiliki</w:t>
      </w:r>
      <w:proofErr w:type="spellEnd"/>
      <w:r w:rsidR="0076349F">
        <w:t xml:space="preserve"> </w:t>
      </w:r>
      <w:r>
        <w:t xml:space="preserve">services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FF790E">
        <w:t>telepon</w:t>
      </w:r>
      <w:proofErr w:type="spellEnd"/>
      <w:r>
        <w:t xml:space="preserve">, </w:t>
      </w:r>
      <w:r w:rsidR="0071273C" w:rsidRPr="0071273C">
        <w:rPr>
          <w:i/>
        </w:rPr>
        <w:t>SMS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71273C">
        <w:rPr>
          <w:i/>
        </w:rPr>
        <w:t>services</w:t>
      </w:r>
      <w:r>
        <w:t xml:space="preserve"> </w:t>
      </w:r>
      <w:proofErr w:type="spellStart"/>
      <w:r>
        <w:t>telepon</w:t>
      </w:r>
      <w:proofErr w:type="spellEnd"/>
      <w:r w:rsidR="008B1E0D">
        <w:t xml:space="preserve"> </w:t>
      </w:r>
      <w:proofErr w:type="spellStart"/>
      <w:r w:rsidR="008B1E0D">
        <w:t>lainnya</w:t>
      </w:r>
      <w:proofErr w:type="spellEnd"/>
      <w:r w:rsidR="008B1E0D">
        <w:t xml:space="preserve">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:rsidR="00EE49AB" w:rsidRDefault="00EE49AB" w:rsidP="00363500">
      <w:pPr>
        <w:spacing w:line="360" w:lineRule="auto"/>
        <w:ind w:left="450"/>
        <w:rPr>
          <w:lang w:val="en-US"/>
        </w:rPr>
      </w:pPr>
    </w:p>
    <w:p w:rsidR="00EE49AB" w:rsidRPr="00EE49AB" w:rsidRDefault="00EE49AB" w:rsidP="00363500">
      <w:pPr>
        <w:spacing w:line="360" w:lineRule="auto"/>
        <w:ind w:left="446"/>
        <w:rPr>
          <w:lang w:val="en-US"/>
        </w:rPr>
      </w:pPr>
      <w:r>
        <w:rPr>
          <w:lang w:val="en-US"/>
        </w:rPr>
        <w:t xml:space="preserve">Tugas akhir ini memilih Android sebagai implementasi karena sistem operasi </w:t>
      </w:r>
      <w:r w:rsidRPr="00EE49AB">
        <w:rPr>
          <w:i/>
          <w:lang w:val="en-US"/>
        </w:rPr>
        <w:t>Android</w:t>
      </w:r>
      <w:r>
        <w:rPr>
          <w:lang w:val="en-US"/>
        </w:rPr>
        <w:t xml:space="preserve"> dibangun oleh </w:t>
      </w:r>
      <w:r w:rsidRPr="00EE49AB">
        <w:rPr>
          <w:i/>
          <w:lang w:val="en-US"/>
        </w:rPr>
        <w:t>Google</w:t>
      </w:r>
      <w:r>
        <w:rPr>
          <w:lang w:val="en-US"/>
        </w:rPr>
        <w:t xml:space="preserve"> dan Teknologi untuk menangkap </w:t>
      </w:r>
      <w:r>
        <w:rPr>
          <w:i/>
          <w:lang w:val="en-US"/>
        </w:rPr>
        <w:t>context</w:t>
      </w:r>
      <w:r>
        <w:rPr>
          <w:lang w:val="en-US"/>
        </w:rPr>
        <w:t xml:space="preserve"> diambil dari layanan </w:t>
      </w:r>
      <w:r w:rsidRPr="00EE49AB">
        <w:rPr>
          <w:i/>
          <w:lang w:val="en-US"/>
        </w:rPr>
        <w:t>Google</w:t>
      </w:r>
      <w:r>
        <w:rPr>
          <w:lang w:val="en-US"/>
        </w:rPr>
        <w:t>.</w:t>
      </w:r>
    </w:p>
    <w:p w:rsidR="0026086B" w:rsidRDefault="0026086B" w:rsidP="00363500">
      <w:pPr>
        <w:pStyle w:val="ListParagraph"/>
        <w:ind w:left="450" w:firstLine="360"/>
        <w:jc w:val="left"/>
        <w:rPr>
          <w:b/>
        </w:rPr>
      </w:pPr>
    </w:p>
    <w:p w:rsidR="00274F72" w:rsidRPr="001A0D3E" w:rsidRDefault="00684A7F" w:rsidP="00363500">
      <w:pPr>
        <w:pStyle w:val="ListParagraph"/>
        <w:ind w:left="450" w:firstLine="360"/>
        <w:jc w:val="left"/>
        <w:rPr>
          <w:b/>
        </w:rPr>
      </w:pPr>
      <w:r>
        <w:rPr>
          <w:b/>
        </w:rPr>
        <w:t>9.</w:t>
      </w:r>
      <w:r w:rsidR="0070159F">
        <w:rPr>
          <w:b/>
        </w:rPr>
        <w:t>5</w:t>
      </w:r>
      <w:r w:rsidR="002F4B47">
        <w:rPr>
          <w:b/>
        </w:rPr>
        <w:t xml:space="preserve"> </w:t>
      </w:r>
      <w:r w:rsidR="00274F72">
        <w:rPr>
          <w:b/>
        </w:rPr>
        <w:t>Google Maps</w:t>
      </w:r>
    </w:p>
    <w:p w:rsidR="00784F7A" w:rsidRPr="00046890" w:rsidRDefault="00784F7A" w:rsidP="00363500">
      <w:pPr>
        <w:pStyle w:val="ListParagraph"/>
        <w:ind w:left="450" w:firstLine="360"/>
      </w:pPr>
      <w:proofErr w:type="gramStart"/>
      <w:r>
        <w:t xml:space="preserve">Google Maps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mulanya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Danish </w:t>
      </w:r>
      <w:proofErr w:type="spellStart"/>
      <w:r>
        <w:t>bersaudara</w:t>
      </w:r>
      <w:proofErr w:type="spellEnd"/>
      <w:r>
        <w:t xml:space="preserve">, Lars </w:t>
      </w:r>
      <w:proofErr w:type="spellStart"/>
      <w:r>
        <w:t>dan</w:t>
      </w:r>
      <w:proofErr w:type="spellEnd"/>
      <w:r>
        <w:t xml:space="preserve"> Jens Rasmussen.</w:t>
      </w:r>
      <w:proofErr w:type="gramEnd"/>
      <w:r>
        <w:t xml:space="preserve"> </w:t>
      </w:r>
      <w:proofErr w:type="spellStart"/>
      <w:proofErr w:type="gram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2004,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Google.</w:t>
      </w:r>
      <w:proofErr w:type="gramEnd"/>
      <w:r>
        <w:t xml:space="preserve"> </w:t>
      </w:r>
      <w:proofErr w:type="gramStart"/>
      <w:r>
        <w:t xml:space="preserve">Google Maps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</w:t>
      </w:r>
      <w:r w:rsidR="004526A1">
        <w:t>nalkan</w:t>
      </w:r>
      <w:proofErr w:type="spellEnd"/>
      <w:r w:rsidR="004526A1">
        <w:t xml:space="preserve"> </w:t>
      </w:r>
      <w:proofErr w:type="spellStart"/>
      <w:r w:rsidR="004526A1">
        <w:t>pada</w:t>
      </w:r>
      <w:proofErr w:type="spellEnd"/>
      <w:r w:rsidR="004526A1">
        <w:t xml:space="preserve"> </w:t>
      </w:r>
      <w:proofErr w:type="spellStart"/>
      <w:r w:rsidR="004526A1">
        <w:t>bulan</w:t>
      </w:r>
      <w:proofErr w:type="spellEnd"/>
      <w:r w:rsidR="004526A1">
        <w:t xml:space="preserve"> </w:t>
      </w:r>
      <w:proofErr w:type="spellStart"/>
      <w:r w:rsidR="004526A1">
        <w:t>februari</w:t>
      </w:r>
      <w:proofErr w:type="spellEnd"/>
      <w:r w:rsidR="004526A1">
        <w:t xml:space="preserve"> 2005</w:t>
      </w:r>
      <w:r>
        <w:t xml:space="preserve"> </w:t>
      </w:r>
      <w:sdt>
        <w:sdtPr>
          <w:id w:val="-804310249"/>
          <w:citation/>
        </w:sdtPr>
        <w:sdtContent>
          <w:proofErr w:type="gramEnd"/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"Gab10"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13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>
            <w:fldChar w:fldCharType="end"/>
          </w:r>
          <w:proofErr w:type="gramStart"/>
        </w:sdtContent>
      </w:sdt>
      <w:r w:rsidR="004526A1">
        <w:t>.</w:t>
      </w:r>
      <w:proofErr w:type="gramEnd"/>
    </w:p>
    <w:p w:rsidR="00784F7A" w:rsidRPr="00046890" w:rsidRDefault="002223B5" w:rsidP="00363500">
      <w:pPr>
        <w:pStyle w:val="ListParagraph"/>
        <w:ind w:left="450" w:firstLine="360"/>
      </w:pP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Google M</w:t>
      </w:r>
      <w:r w:rsidR="00784F7A">
        <w:t xml:space="preserve">aps </w:t>
      </w:r>
      <w:r>
        <w:t xml:space="preserve">API </w:t>
      </w:r>
      <w:proofErr w:type="spellStart"/>
      <w:r w:rsidR="00784F7A">
        <w:t>adalah</w:t>
      </w:r>
      <w:proofErr w:type="spellEnd"/>
      <w:r w:rsidR="00784F7A">
        <w:t xml:space="preserve"> HTML, CSS </w:t>
      </w:r>
      <w:proofErr w:type="spellStart"/>
      <w:r w:rsidR="00784F7A">
        <w:t>dan</w:t>
      </w:r>
      <w:proofErr w:type="spellEnd"/>
      <w:r w:rsidR="00784F7A">
        <w:t xml:space="preserve"> JavaScript yang </w:t>
      </w:r>
      <w:proofErr w:type="spellStart"/>
      <w:r w:rsidR="00784F7A">
        <w:t>bekerja</w:t>
      </w:r>
      <w:proofErr w:type="spellEnd"/>
      <w:r w:rsidR="00784F7A">
        <w:t xml:space="preserve"> </w:t>
      </w:r>
      <w:proofErr w:type="spellStart"/>
      <w:r w:rsidR="00784F7A">
        <w:t>bersamaan</w:t>
      </w:r>
      <w:proofErr w:type="spellEnd"/>
      <w:r w:rsidR="00784F7A">
        <w:t>.</w:t>
      </w:r>
      <w:proofErr w:type="gram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 </w:t>
      </w:r>
      <w:proofErr w:type="spellStart"/>
      <w:r w:rsidR="00784F7A">
        <w:t>terdiri</w:t>
      </w:r>
      <w:proofErr w:type="spellEnd"/>
      <w:r w:rsidR="00784F7A">
        <w:t xml:space="preserve"> </w:t>
      </w:r>
      <w:proofErr w:type="spellStart"/>
      <w:r w:rsidR="00784F7A">
        <w:t>dari</w:t>
      </w:r>
      <w:proofErr w:type="spellEnd"/>
      <w:r w:rsidR="00784F7A">
        <w:t xml:space="preserve"> </w:t>
      </w:r>
      <w:proofErr w:type="spellStart"/>
      <w:r w:rsidR="00784F7A">
        <w:t>beberapa</w:t>
      </w:r>
      <w:proofErr w:type="spellEnd"/>
      <w:r w:rsidR="00784F7A">
        <w:t xml:space="preserve"> </w:t>
      </w:r>
      <w:proofErr w:type="spellStart"/>
      <w:r w:rsidR="00784F7A">
        <w:t>gambar</w:t>
      </w:r>
      <w:proofErr w:type="spellEnd"/>
      <w:r w:rsidR="00784F7A">
        <w:t xml:space="preserve"> yang </w:t>
      </w:r>
      <w:proofErr w:type="spellStart"/>
      <w:r w:rsidR="00784F7A">
        <w:t>disusun</w:t>
      </w:r>
      <w:proofErr w:type="spellEnd"/>
      <w:r w:rsidR="00784F7A">
        <w:t xml:space="preserve"> </w:t>
      </w:r>
      <w:proofErr w:type="spellStart"/>
      <w:r w:rsidR="00784F7A">
        <w:t>dengan</w:t>
      </w:r>
      <w:proofErr w:type="spellEnd"/>
      <w:r w:rsidR="00784F7A">
        <w:t xml:space="preserve"> </w:t>
      </w:r>
      <w:proofErr w:type="spellStart"/>
      <w:proofErr w:type="gramStart"/>
      <w:r w:rsidR="00784F7A">
        <w:t>ajax</w:t>
      </w:r>
      <w:proofErr w:type="spellEnd"/>
      <w:proofErr w:type="gramEnd"/>
      <w:r w:rsidR="00784F7A">
        <w:t xml:space="preserve"> </w:t>
      </w:r>
      <w:proofErr w:type="spellStart"/>
      <w:r w:rsidR="00784F7A">
        <w:t>berada</w:t>
      </w:r>
      <w:proofErr w:type="spellEnd"/>
      <w:r w:rsidR="00784F7A">
        <w:t xml:space="preserve"> di </w:t>
      </w:r>
      <w:proofErr w:type="spellStart"/>
      <w:r w:rsidR="00784F7A">
        <w:t>lapisan</w:t>
      </w:r>
      <w:proofErr w:type="spellEnd"/>
      <w:r w:rsidR="00784F7A">
        <w:t xml:space="preserve"> </w:t>
      </w:r>
      <w:proofErr w:type="spellStart"/>
      <w:r w:rsidR="00784F7A">
        <w:t>latar</w:t>
      </w:r>
      <w:proofErr w:type="spellEnd"/>
      <w:r w:rsidR="00784F7A">
        <w:t xml:space="preserve">. </w:t>
      </w:r>
      <w:proofErr w:type="spellStart"/>
      <w:proofErr w:type="gramStart"/>
      <w:r w:rsidR="00784F7A">
        <w:t>Kemudian</w:t>
      </w:r>
      <w:proofErr w:type="spellEnd"/>
      <w:r w:rsidR="00784F7A">
        <w:t xml:space="preserve"> </w:t>
      </w:r>
      <w:proofErr w:type="spellStart"/>
      <w:r w:rsidR="00784F7A">
        <w:t>dimasukkan</w:t>
      </w:r>
      <w:proofErr w:type="spellEnd"/>
      <w:r w:rsidR="00784F7A">
        <w:t xml:space="preserve"> </w:t>
      </w:r>
      <w:proofErr w:type="spellStart"/>
      <w:r w:rsidR="00784F7A">
        <w:t>dalam</w:t>
      </w:r>
      <w:proofErr w:type="spellEnd"/>
      <w:r w:rsidR="00784F7A">
        <w:t xml:space="preserve"> </w:t>
      </w:r>
      <w:proofErr w:type="spellStart"/>
      <w:r w:rsidR="00784F7A">
        <w:t>sebuah</w:t>
      </w:r>
      <w:proofErr w:type="spellEnd"/>
      <w:r w:rsidR="00784F7A">
        <w:t xml:space="preserve"> </w:t>
      </w:r>
      <w:r w:rsidR="00784F7A" w:rsidRPr="00684A7F">
        <w:rPr>
          <w:i/>
        </w:rPr>
        <w:t>&lt;div&gt;</w:t>
      </w:r>
      <w:r w:rsidR="00784F7A" w:rsidRPr="00684A7F">
        <w:t xml:space="preserve"> </w:t>
      </w:r>
      <w:r w:rsidR="00784F7A">
        <w:t xml:space="preserve">di </w:t>
      </w:r>
      <w:proofErr w:type="spellStart"/>
      <w:r w:rsidR="00784F7A">
        <w:t>halaman</w:t>
      </w:r>
      <w:proofErr w:type="spellEnd"/>
      <w:r w:rsidR="00784F7A">
        <w:t xml:space="preserve"> HTML.</w:t>
      </w:r>
      <w:proofErr w:type="gramEnd"/>
      <w:r w:rsidR="00784F7A">
        <w:t xml:space="preserve"> </w:t>
      </w:r>
      <w:proofErr w:type="spellStart"/>
      <w:r w:rsidR="00784F7A">
        <w:t>Ketika</w:t>
      </w:r>
      <w:proofErr w:type="spellEnd"/>
      <w:r w:rsidR="00784F7A">
        <w:t xml:space="preserve"> </w:t>
      </w:r>
      <w:proofErr w:type="spellStart"/>
      <w:r w:rsidR="00784F7A">
        <w:t>mengarahkan</w:t>
      </w:r>
      <w:proofErr w:type="spell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, API </w:t>
      </w:r>
      <w:proofErr w:type="spellStart"/>
      <w:proofErr w:type="gramStart"/>
      <w:r w:rsidR="00784F7A">
        <w:t>akan</w:t>
      </w:r>
      <w:proofErr w:type="spellEnd"/>
      <w:proofErr w:type="gramEnd"/>
      <w:r w:rsidR="00784F7A">
        <w:t xml:space="preserve"> </w:t>
      </w:r>
      <w:proofErr w:type="spellStart"/>
      <w:r w:rsidR="00784F7A">
        <w:t>memberikan</w:t>
      </w:r>
      <w:proofErr w:type="spellEnd"/>
      <w:r w:rsidR="00784F7A">
        <w:t xml:space="preserve"> </w:t>
      </w:r>
      <w:proofErr w:type="spellStart"/>
      <w:r w:rsidR="00784F7A">
        <w:t>informasi</w:t>
      </w:r>
      <w:proofErr w:type="spellEnd"/>
      <w:r w:rsidR="00784F7A">
        <w:t xml:space="preserve"> </w:t>
      </w:r>
      <w:proofErr w:type="spellStart"/>
      <w:r w:rsidR="00784F7A">
        <w:t>koordinat</w:t>
      </w:r>
      <w:proofErr w:type="spellEnd"/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</w:t>
      </w:r>
      <w:proofErr w:type="spellStart"/>
      <w:r w:rsidR="00784F7A">
        <w:t>tingkat</w:t>
      </w:r>
      <w:proofErr w:type="spellEnd"/>
      <w:r w:rsidR="00784F7A">
        <w:t xml:space="preserve"> </w:t>
      </w:r>
      <w:r w:rsidR="00784F7A" w:rsidRPr="002223B5">
        <w:rPr>
          <w:i/>
        </w:rPr>
        <w:t>zoom</w:t>
      </w:r>
      <w:r w:rsidR="00784F7A">
        <w:t xml:space="preserve"> </w:t>
      </w:r>
      <w:proofErr w:type="spellStart"/>
      <w:r w:rsidR="00784F7A">
        <w:t>dari</w:t>
      </w:r>
      <w:proofErr w:type="spell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 yang </w:t>
      </w:r>
      <w:proofErr w:type="spellStart"/>
      <w:r w:rsidR="00784F7A">
        <w:t>baru</w:t>
      </w:r>
      <w:proofErr w:type="spellEnd"/>
      <w:r w:rsidR="00784F7A">
        <w:t xml:space="preserve"> </w:t>
      </w:r>
      <w:proofErr w:type="spellStart"/>
      <w:r w:rsidR="00784F7A">
        <w:t>kemudian</w:t>
      </w:r>
      <w:proofErr w:type="spellEnd"/>
      <w:r w:rsidR="00784F7A">
        <w:t xml:space="preserve"> </w:t>
      </w:r>
      <w:proofErr w:type="spellStart"/>
      <w:r w:rsidR="00784F7A" w:rsidRPr="002223B5">
        <w:rPr>
          <w:i/>
        </w:rPr>
        <w:t>ajax</w:t>
      </w:r>
      <w:proofErr w:type="spellEnd"/>
      <w:r w:rsidR="00784F7A">
        <w:t xml:space="preserve"> </w:t>
      </w:r>
      <w:proofErr w:type="spellStart"/>
      <w:r w:rsidR="00784F7A">
        <w:t>akan</w:t>
      </w:r>
      <w:proofErr w:type="spellEnd"/>
      <w:r w:rsidR="00784F7A">
        <w:t xml:space="preserve"> </w:t>
      </w:r>
      <w:proofErr w:type="spellStart"/>
      <w:r w:rsidR="00784F7A">
        <w:t>mengembalikan</w:t>
      </w:r>
      <w:proofErr w:type="spellEnd"/>
      <w:r w:rsidR="00784F7A">
        <w:t xml:space="preserve"> </w:t>
      </w:r>
      <w:proofErr w:type="spellStart"/>
      <w:r w:rsidR="00784F7A">
        <w:t>gambar</w:t>
      </w:r>
      <w:proofErr w:type="spellEnd"/>
      <w:r w:rsidR="00784F7A">
        <w:t xml:space="preserve"> yang </w:t>
      </w:r>
      <w:proofErr w:type="spellStart"/>
      <w:r w:rsidR="00784F7A">
        <w:t>baru</w:t>
      </w:r>
      <w:proofErr w:type="spellEnd"/>
      <w:sdt>
        <w:sdtPr>
          <w:id w:val="912895652"/>
          <w:citation/>
        </w:sdtPr>
        <w:sdtContent>
          <w:r w:rsidR="00784F7A">
            <w:fldChar w:fldCharType="begin"/>
          </w:r>
          <w:r w:rsidR="00784F7A">
            <w:instrText xml:space="preserve"> CITATION Gab10 \l 1033 </w:instrText>
          </w:r>
          <w:r w:rsidR="00784F7A">
            <w:fldChar w:fldCharType="separate"/>
          </w:r>
          <w:r w:rsidR="0087758E">
            <w:rPr>
              <w:noProof/>
            </w:rPr>
            <w:t xml:space="preserve"> 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"Gab10"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13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 w:rsidR="00784F7A">
            <w:fldChar w:fldCharType="end"/>
          </w:r>
        </w:sdtContent>
      </w:sdt>
      <w:r w:rsidR="007D3D69">
        <w:t>.</w:t>
      </w:r>
    </w:p>
    <w:p w:rsidR="00684A7F" w:rsidRPr="008C44F4" w:rsidRDefault="00784F7A" w:rsidP="00363500">
      <w:pPr>
        <w:pStyle w:val="ListParagraph"/>
        <w:ind w:left="450" w:firstLine="360"/>
      </w:pPr>
      <w:proofErr w:type="spellStart"/>
      <w:proofErr w:type="gramStart"/>
      <w:r>
        <w:t>Penggunaan</w:t>
      </w:r>
      <w:proofErr w:type="spellEnd"/>
      <w:r>
        <w:t xml:space="preserve"> Goo</w:t>
      </w:r>
      <w:r w:rsidR="004526A1">
        <w:t xml:space="preserve">gle API </w:t>
      </w:r>
      <w:proofErr w:type="spellStart"/>
      <w:r w:rsidR="004526A1">
        <w:t>memiliki</w:t>
      </w:r>
      <w:proofErr w:type="spellEnd"/>
      <w:r w:rsidR="004526A1">
        <w:t xml:space="preserve"> </w:t>
      </w:r>
      <w:proofErr w:type="spellStart"/>
      <w:r w:rsidR="004526A1">
        <w:t>dua</w:t>
      </w:r>
      <w:proofErr w:type="spellEnd"/>
      <w:r w:rsidR="004526A1">
        <w:t xml:space="preserve"> </w:t>
      </w:r>
      <w:proofErr w:type="spellStart"/>
      <w:r w:rsidR="004526A1">
        <w:t>keuntungan</w:t>
      </w:r>
      <w:proofErr w:type="spellEnd"/>
      <w:r w:rsidR="004526A1">
        <w:t>.</w:t>
      </w:r>
      <w:proofErr w:type="gramEnd"/>
      <w:r>
        <w:t xml:space="preserve"> </w:t>
      </w:r>
      <w:proofErr w:type="spellStart"/>
      <w:proofErr w:type="gramStart"/>
      <w:r w:rsidR="004526A1">
        <w:t>P</w:t>
      </w:r>
      <w:r>
        <w:t>erta</w:t>
      </w:r>
      <w:r w:rsidR="002223B5">
        <w:t>ma</w:t>
      </w:r>
      <w:proofErr w:type="spellEnd"/>
      <w:r w:rsidR="002223B5">
        <w:t xml:space="preserve"> </w:t>
      </w:r>
      <w:proofErr w:type="spellStart"/>
      <w:r w:rsidR="002223B5">
        <w:t>lebih</w:t>
      </w:r>
      <w:proofErr w:type="spellEnd"/>
      <w:r w:rsidR="002223B5">
        <w:t xml:space="preserve"> ramping/</w:t>
      </w:r>
      <w:proofErr w:type="spellStart"/>
      <w:r w:rsidR="002223B5">
        <w:t>ringan</w:t>
      </w:r>
      <w:proofErr w:type="spellEnd"/>
      <w:r w:rsidR="002223B5">
        <w:t xml:space="preserve"> </w:t>
      </w:r>
      <w:proofErr w:type="spellStart"/>
      <w:r w:rsidR="002223B5">
        <w:t>karena</w:t>
      </w:r>
      <w:proofErr w:type="spellEnd"/>
      <w:r w:rsidR="002223B5">
        <w:t xml:space="preserve"> Google M</w:t>
      </w:r>
      <w:r>
        <w:t xml:space="preserve">aps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r w:rsidRPr="00183377">
        <w:rPr>
          <w:i/>
        </w:rPr>
        <w:t>third</w:t>
      </w:r>
      <w:r w:rsidR="00183377">
        <w:rPr>
          <w:i/>
        </w:rPr>
        <w:t xml:space="preserve"> </w:t>
      </w:r>
      <w:r w:rsidRPr="00183377">
        <w:rPr>
          <w:i/>
        </w:rPr>
        <w:t>party library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arsitekturnya</w:t>
      </w:r>
      <w:proofErr w:type="spellEnd"/>
      <w:r>
        <w:t xml:space="preserve"> </w:t>
      </w:r>
      <w:proofErr w:type="spellStart"/>
      <w:r>
        <w:t>dimo</w:t>
      </w:r>
      <w:r w:rsidR="00183377">
        <w:t>delkan</w:t>
      </w:r>
      <w:proofErr w:type="spellEnd"/>
      <w:r w:rsidR="00183377">
        <w:t xml:space="preserve"> </w:t>
      </w:r>
      <w:proofErr w:type="spellStart"/>
      <w:r w:rsidR="00183377">
        <w:t>untuk</w:t>
      </w:r>
      <w:proofErr w:type="spellEnd"/>
      <w:r w:rsidR="00183377">
        <w:t xml:space="preserve"> </w:t>
      </w:r>
      <w:proofErr w:type="spellStart"/>
      <w:r w:rsidR="00183377">
        <w:t>piranti</w:t>
      </w:r>
      <w:proofErr w:type="spellEnd"/>
      <w:r w:rsidR="00183377">
        <w:t xml:space="preserve"> </w:t>
      </w:r>
      <w:proofErr w:type="spellStart"/>
      <w:r w:rsidR="00183377">
        <w:t>bergerak</w:t>
      </w:r>
      <w:proofErr w:type="spellEnd"/>
      <w:r w:rsidR="00183377">
        <w:t>.</w:t>
      </w:r>
      <w:proofErr w:type="gramEnd"/>
      <w:r w:rsidR="00183377">
        <w:t xml:space="preserve"> </w:t>
      </w:r>
      <w:proofErr w:type="spellStart"/>
      <w:r w:rsidR="00183377">
        <w:t>K</w:t>
      </w:r>
      <w:r>
        <w:t>edua</w:t>
      </w:r>
      <w:proofErr w:type="spellEnd"/>
      <w:r>
        <w:t xml:space="preserve"> </w:t>
      </w:r>
      <w:proofErr w:type="spellStart"/>
      <w:r>
        <w:t>fo</w:t>
      </w:r>
      <w:r w:rsidR="00183377">
        <w:t>k</w:t>
      </w:r>
      <w:r>
        <w:t>us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r w:rsidR="002223B5">
        <w:t>G</w:t>
      </w:r>
      <w:r>
        <w:t xml:space="preserve">oogle </w:t>
      </w:r>
      <w:r w:rsidR="002223B5">
        <w:t>M</w:t>
      </w:r>
      <w:r>
        <w:t xml:space="preserve">ap </w:t>
      </w:r>
      <w:r w:rsidR="002223B5">
        <w:t xml:space="preserve">API </w:t>
      </w:r>
      <w:proofErr w:type="spellStart"/>
      <w:r w:rsidR="002223B5">
        <w:t>mengadopsi</w:t>
      </w:r>
      <w:proofErr w:type="spellEnd"/>
      <w:r w:rsidR="002223B5">
        <w:t xml:space="preserve"> </w:t>
      </w:r>
      <w:proofErr w:type="spellStart"/>
      <w:r w:rsidR="002223B5">
        <w:t>modularitas</w:t>
      </w:r>
      <w:proofErr w:type="spellEnd"/>
      <w:r w:rsidR="002223B5">
        <w:t xml:space="preserve">, </w:t>
      </w:r>
      <w:proofErr w:type="spellStart"/>
      <w:r w:rsidR="002223B5">
        <w:t>s</w:t>
      </w:r>
      <w:r>
        <w:t>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di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. </w:t>
      </w:r>
      <w:proofErr w:type="spellStart"/>
      <w:proofErr w:type="gramStart"/>
      <w:r>
        <w:t>Dengan</w:t>
      </w:r>
      <w:proofErr w:type="spellEnd"/>
      <w:r>
        <w:t xml:space="preserve"> API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</w:t>
      </w:r>
      <w:r w:rsidR="007D3D69">
        <w:t>lebih</w:t>
      </w:r>
      <w:proofErr w:type="spellEnd"/>
      <w:r w:rsidR="007D3D69">
        <w:t xml:space="preserve"> </w:t>
      </w:r>
      <w:proofErr w:type="spellStart"/>
      <w:r w:rsidR="007D3D69">
        <w:t>lagi</w:t>
      </w:r>
      <w:proofErr w:type="spellEnd"/>
      <w:r w:rsidR="007D3D69">
        <w:t xml:space="preserve"> </w:t>
      </w:r>
      <w:proofErr w:type="spellStart"/>
      <w:r w:rsidR="007D3D69">
        <w:t>jika</w:t>
      </w:r>
      <w:proofErr w:type="spellEnd"/>
      <w:r w:rsidR="007D3D69">
        <w:t xml:space="preserve"> </w:t>
      </w:r>
      <w:proofErr w:type="spellStart"/>
      <w:r w:rsidR="007D3D69">
        <w:t>piranti</w:t>
      </w:r>
      <w:proofErr w:type="spellEnd"/>
      <w:r w:rsidR="007D3D69">
        <w:t xml:space="preserve"> </w:t>
      </w:r>
      <w:r w:rsidR="007D3D69" w:rsidRPr="002223B5">
        <w:rPr>
          <w:i/>
        </w:rPr>
        <w:t>desktop</w:t>
      </w:r>
      <w:r w:rsidR="007D3D69">
        <w:t xml:space="preserve"> </w:t>
      </w:r>
      <w:sdt>
        <w:sdtPr>
          <w:id w:val="-612748519"/>
          <w:citation/>
        </w:sdtPr>
        <w:sdtContent>
          <w:proofErr w:type="gramEnd"/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r w:rsidR="0087758E">
            <w:rPr>
              <w:noProof/>
            </w:rPr>
            <w:fldChar w:fldCharType="begin"/>
          </w:r>
          <w:r w:rsidR="0087758E">
            <w:rPr>
              <w:noProof/>
            </w:rPr>
            <w:instrText xml:space="preserve"> HYPERLINK "" \l "Gab10" </w:instrText>
          </w:r>
          <w:r w:rsidR="0087758E">
            <w:rPr>
              <w:noProof/>
            </w:rPr>
          </w:r>
          <w:r w:rsidR="0087758E">
            <w:rPr>
              <w:noProof/>
            </w:rPr>
            <w:fldChar w:fldCharType="separate"/>
          </w:r>
          <w:r w:rsidR="0087758E" w:rsidRPr="0087758E">
            <w:rPr>
              <w:rStyle w:val="Heading2Char"/>
              <w:rFonts w:ascii="Times New Roman" w:hAnsi="Times New Roman"/>
              <w:sz w:val="24"/>
              <w:szCs w:val="24"/>
              <w:lang w:val="en-US"/>
            </w:rPr>
            <w:t>13</w:t>
          </w:r>
          <w:r w:rsidR="0087758E">
            <w:rPr>
              <w:noProof/>
            </w:rPr>
            <w:fldChar w:fldCharType="end"/>
          </w:r>
          <w:r w:rsidR="0087758E">
            <w:rPr>
              <w:noProof/>
            </w:rPr>
            <w:t>]</w:t>
          </w:r>
          <w:r>
            <w:fldChar w:fldCharType="end"/>
          </w:r>
          <w:proofErr w:type="gramStart"/>
        </w:sdtContent>
      </w:sdt>
      <w:r w:rsidR="007D3D69">
        <w:t>.</w:t>
      </w:r>
      <w:proofErr w:type="gramEnd"/>
    </w:p>
    <w:p w:rsidR="00875880" w:rsidRDefault="00325D17" w:rsidP="00363500">
      <w:pPr>
        <w:spacing w:line="360" w:lineRule="auto"/>
        <w:ind w:left="360"/>
        <w:contextualSpacing/>
        <w:rPr>
          <w:b/>
          <w:color w:val="000000"/>
          <w:szCs w:val="24"/>
        </w:rPr>
      </w:pPr>
      <w:r>
        <w:rPr>
          <w:b/>
          <w:color w:val="000000"/>
          <w:szCs w:val="24"/>
          <w:lang w:val="en-US"/>
        </w:rPr>
        <w:tab/>
      </w: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  <w:lang w:val="en-US"/>
        </w:rPr>
        <w:lastRenderedPageBreak/>
        <w:t>METODOLOGI</w:t>
      </w:r>
    </w:p>
    <w:p w:rsidR="003A73AE" w:rsidRDefault="007B46DC" w:rsidP="00363500">
      <w:pPr>
        <w:spacing w:line="360" w:lineRule="auto"/>
        <w:ind w:left="426" w:firstLine="425"/>
        <w:contextualSpacing/>
        <w:jc w:val="both"/>
        <w:rPr>
          <w:lang w:val="en-US"/>
        </w:rPr>
      </w:pPr>
      <w:r>
        <w:rPr>
          <w:szCs w:val="24"/>
        </w:rPr>
        <w:t>Metodologi yang akan dilakukan dalam Tugas Akhir ini</w:t>
      </w:r>
      <w:r w:rsidR="008A0A9F">
        <w:rPr>
          <w:szCs w:val="24"/>
          <w:lang w:val="en-US"/>
        </w:rPr>
        <w:t xml:space="preserve"> adalah model </w:t>
      </w:r>
      <w:r w:rsidR="0013685D">
        <w:rPr>
          <w:i/>
          <w:szCs w:val="24"/>
          <w:lang w:val="en-US"/>
        </w:rPr>
        <w:t>evolusionary prototype</w:t>
      </w:r>
      <w:r w:rsidR="003A73AE">
        <w:rPr>
          <w:i/>
          <w:szCs w:val="24"/>
          <w:lang w:val="en-US"/>
        </w:rPr>
        <w:t xml:space="preserve"> </w:t>
      </w:r>
      <w:r w:rsidR="003A73AE">
        <w:rPr>
          <w:szCs w:val="24"/>
          <w:lang w:val="en-US"/>
        </w:rPr>
        <w:t xml:space="preserve">karena </w:t>
      </w:r>
      <w:r w:rsidR="003A73AE">
        <w:rPr>
          <w:lang w:val="en-US"/>
        </w:rPr>
        <w:t>Spesifikasi kebutuhan sistem dan pemodelan ontologi memerlukan banyak masukan dari turis, namun data dari turis akan sulit untuk didapatkan kecuali jika sebagian sistem sudah berjalan</w:t>
      </w:r>
      <w:r w:rsidR="003A73AE">
        <w:rPr>
          <w:lang w:val="en-US"/>
        </w:rPr>
        <w:t>.</w:t>
      </w:r>
      <w:r>
        <w:rPr>
          <w:szCs w:val="24"/>
        </w:rPr>
        <w:t xml:space="preserve"> </w:t>
      </w:r>
      <w:r w:rsidR="003A73AE">
        <w:rPr>
          <w:lang w:val="en-US"/>
        </w:rPr>
        <w:t xml:space="preserve">Metode </w:t>
      </w:r>
      <w:r w:rsidR="003A73AE" w:rsidRPr="0093724A">
        <w:rPr>
          <w:i/>
          <w:lang w:val="en-US"/>
        </w:rPr>
        <w:t>Prototyp</w:t>
      </w:r>
      <w:r w:rsidR="003A73AE">
        <w:rPr>
          <w:i/>
          <w:lang w:val="en-US"/>
        </w:rPr>
        <w:t xml:space="preserve">ing </w:t>
      </w:r>
      <w:r w:rsidR="003A73AE" w:rsidRPr="003A73AE">
        <w:rPr>
          <w:lang w:val="en-US"/>
        </w:rPr>
        <w:t>dipilih</w:t>
      </w:r>
      <w:r w:rsidR="003A73AE">
        <w:rPr>
          <w:i/>
          <w:lang w:val="en-US"/>
        </w:rPr>
        <w:t xml:space="preserve"> </w:t>
      </w:r>
      <w:r w:rsidR="003A73AE">
        <w:rPr>
          <w:lang w:val="en-US"/>
        </w:rPr>
        <w:t>karena metode ini membantu elisitasi dan validasi kebutuhan sistem</w:t>
      </w:r>
      <w:sdt>
        <w:sdtPr>
          <w:rPr>
            <w:lang w:val="en-US"/>
          </w:rPr>
          <w:id w:val="1313828949"/>
          <w:citation/>
        </w:sdtPr>
        <w:sdtContent>
          <w:r w:rsidR="003A73AE">
            <w:rPr>
              <w:lang w:val="en-US"/>
            </w:rPr>
            <w:fldChar w:fldCharType="begin"/>
          </w:r>
          <w:r w:rsidR="003A73AE">
            <w:rPr>
              <w:lang w:val="en-US"/>
            </w:rPr>
            <w:instrText xml:space="preserve"> CITATION Ian11 \l 1033 </w:instrText>
          </w:r>
          <w:r w:rsidR="003A73AE">
            <w:rPr>
              <w:lang w:val="en-US"/>
            </w:rPr>
            <w:fldChar w:fldCharType="separate"/>
          </w:r>
          <w:r w:rsidR="0087758E">
            <w:rPr>
              <w:lang w:val="en-US"/>
            </w:rPr>
            <w:t xml:space="preserve"> </w:t>
          </w:r>
          <w:r w:rsidR="0087758E" w:rsidRPr="0087758E">
            <w:rPr>
              <w:lang w:val="en-US"/>
            </w:rPr>
            <w:t>[</w:t>
          </w:r>
          <w:hyperlink w:anchor="Ian1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14</w:t>
            </w:r>
          </w:hyperlink>
          <w:r w:rsidR="0087758E" w:rsidRPr="0087758E">
            <w:rPr>
              <w:lang w:val="en-US"/>
            </w:rPr>
            <w:t>]</w:t>
          </w:r>
          <w:r w:rsidR="003A73AE">
            <w:rPr>
              <w:lang w:val="en-US"/>
            </w:rPr>
            <w:fldChar w:fldCharType="end"/>
          </w:r>
        </w:sdtContent>
      </w:sdt>
      <w:r w:rsidR="003A73AE">
        <w:rPr>
          <w:lang w:val="en-US"/>
        </w:rPr>
        <w:t xml:space="preserve">. </w:t>
      </w:r>
      <w:r w:rsidR="003A73AE">
        <w:rPr>
          <w:lang w:val="en-US"/>
        </w:rPr>
        <w:t xml:space="preserve">Iterasi </w:t>
      </w:r>
      <w:r w:rsidR="003A73AE">
        <w:rPr>
          <w:i/>
          <w:lang w:val="en-US"/>
        </w:rPr>
        <w:t xml:space="preserve">prototyping </w:t>
      </w:r>
      <w:r w:rsidR="003A73AE">
        <w:rPr>
          <w:lang w:val="en-US"/>
        </w:rPr>
        <w:t>akan dilakukan dua kali iterasi.</w:t>
      </w:r>
    </w:p>
    <w:p w:rsidR="003A73AE" w:rsidRDefault="003A73AE" w:rsidP="003A73AE">
      <w:pPr>
        <w:keepNext/>
        <w:spacing w:line="360" w:lineRule="auto"/>
        <w:ind w:left="1170" w:hanging="720"/>
        <w:jc w:val="center"/>
      </w:pPr>
      <w:r w:rsidRPr="00A43BF7">
        <w:rPr>
          <w:lang w:val="en-US"/>
        </w:rPr>
        <w:drawing>
          <wp:inline distT="0" distB="0" distL="0" distR="0" wp14:anchorId="58DCD57C" wp14:editId="2AF6ECA9">
            <wp:extent cx="5519057" cy="2155371"/>
            <wp:effectExtent l="0" t="0" r="0" b="0"/>
            <wp:docPr id="1433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61" cy="215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A73AE" w:rsidRPr="000450BD" w:rsidRDefault="003A73AE" w:rsidP="003A73AE">
      <w:pPr>
        <w:pStyle w:val="Caption"/>
        <w:spacing w:line="360" w:lineRule="auto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>
        <w:t>3</w:t>
      </w:r>
      <w:r>
        <w:fldChar w:fldCharType="end"/>
      </w:r>
      <w:r>
        <w:rPr>
          <w:lang w:val="en-US"/>
        </w:rPr>
        <w:t xml:space="preserve"> Model Evolutionary Prototype</w:t>
      </w:r>
    </w:p>
    <w:p w:rsidR="003A73AE" w:rsidRPr="00A43BF7" w:rsidRDefault="003A73AE" w:rsidP="003A73AE">
      <w:pPr>
        <w:tabs>
          <w:tab w:val="left" w:pos="2430"/>
        </w:tabs>
        <w:spacing w:line="360" w:lineRule="auto"/>
        <w:ind w:left="1170" w:hanging="720"/>
        <w:jc w:val="center"/>
        <w:rPr>
          <w:lang w:val="en-US"/>
        </w:rPr>
      </w:pPr>
      <w:r>
        <w:rPr>
          <w:lang w:val="en-US"/>
        </w:rPr>
        <w:t xml:space="preserve">(sumber : </w:t>
      </w:r>
      <w:r>
        <w:rPr>
          <w:i/>
          <w:lang w:val="en-US"/>
        </w:rPr>
        <w:t xml:space="preserve">Software Engineering </w:t>
      </w:r>
      <w:sdt>
        <w:sdtPr>
          <w:rPr>
            <w:i/>
            <w:lang w:val="en-US"/>
          </w:rPr>
          <w:id w:val="-724449859"/>
          <w:citation/>
        </w:sdtPr>
        <w:sdtContent>
          <w:r>
            <w:rPr>
              <w:i/>
              <w:lang w:val="en-US"/>
            </w:rPr>
            <w:fldChar w:fldCharType="begin"/>
          </w:r>
          <w:r>
            <w:rPr>
              <w:i/>
              <w:lang w:val="en-US"/>
            </w:rPr>
            <w:instrText xml:space="preserve">CITATION Ian00 \l 1033 </w:instrText>
          </w:r>
          <w:r>
            <w:rPr>
              <w:i/>
              <w:lang w:val="en-US"/>
            </w:rPr>
            <w:fldChar w:fldCharType="separate"/>
          </w:r>
          <w:r w:rsidR="0087758E" w:rsidRPr="0087758E">
            <w:rPr>
              <w:lang w:val="en-US"/>
            </w:rPr>
            <w:t>[</w:t>
          </w:r>
          <w:hyperlink w:anchor="Ian00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15</w:t>
            </w:r>
          </w:hyperlink>
          <w:r w:rsidR="0087758E" w:rsidRPr="0087758E">
            <w:rPr>
              <w:lang w:val="en-US"/>
            </w:rPr>
            <w:t>]</w:t>
          </w:r>
          <w:r>
            <w:rPr>
              <w:i/>
              <w:lang w:val="en-US"/>
            </w:rPr>
            <w:fldChar w:fldCharType="end"/>
          </w:r>
        </w:sdtContent>
      </w:sdt>
      <w:r>
        <w:rPr>
          <w:lang w:val="en-US"/>
        </w:rPr>
        <w:t>)</w:t>
      </w:r>
    </w:p>
    <w:p w:rsidR="00875880" w:rsidRDefault="003A73AE" w:rsidP="0036350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  <w:r>
        <w:rPr>
          <w:lang w:val="en-US"/>
        </w:rPr>
        <w:t xml:space="preserve">Gambar 3 adalah gambar model </w:t>
      </w:r>
      <w:r>
        <w:rPr>
          <w:i/>
          <w:lang w:val="en-US"/>
        </w:rPr>
        <w:t xml:space="preserve">evolutionary prototype. </w:t>
      </w:r>
      <w:bookmarkStart w:id="1" w:name="_GoBack"/>
      <w:bookmarkEnd w:id="1"/>
      <w:r>
        <w:rPr>
          <w:lang w:val="en-US"/>
        </w:rPr>
        <w:t>Penjelasan tiap proses</w:t>
      </w:r>
      <w:r>
        <w:rPr>
          <w:i/>
          <w:lang w:val="en-US"/>
        </w:rPr>
        <w:t xml:space="preserve"> m</w:t>
      </w:r>
      <w:r>
        <w:rPr>
          <w:lang w:val="en-US"/>
        </w:rPr>
        <w:t xml:space="preserve">etode </w:t>
      </w:r>
      <w:r>
        <w:rPr>
          <w:i/>
          <w:lang w:val="en-US"/>
        </w:rPr>
        <w:t>e</w:t>
      </w:r>
      <w:r w:rsidRPr="003A73AE">
        <w:rPr>
          <w:i/>
          <w:lang w:val="en-US"/>
        </w:rPr>
        <w:t xml:space="preserve">volusionary </w:t>
      </w:r>
      <w:r>
        <w:rPr>
          <w:i/>
          <w:lang w:val="en-US"/>
        </w:rPr>
        <w:t>p</w:t>
      </w:r>
      <w:r w:rsidRPr="003A73AE">
        <w:rPr>
          <w:i/>
          <w:lang w:val="en-US"/>
        </w:rPr>
        <w:t>rototype</w:t>
      </w:r>
      <w:r>
        <w:rPr>
          <w:lang w:val="en-US"/>
        </w:rPr>
        <w:t xml:space="preserve"> pada tugas akhir ini </w:t>
      </w:r>
      <w:r w:rsidR="007B46DC">
        <w:rPr>
          <w:szCs w:val="24"/>
        </w:rPr>
        <w:t>di antaranya sebagai berikut:</w:t>
      </w:r>
    </w:p>
    <w:p w:rsidR="00850F30" w:rsidRPr="00850F30" w:rsidRDefault="00850F30" w:rsidP="00363500">
      <w:pPr>
        <w:spacing w:line="360" w:lineRule="auto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</w:p>
    <w:p w:rsidR="00875880" w:rsidRDefault="00DE4318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7B46DC">
        <w:rPr>
          <w:rFonts w:ascii="Times New Roman" w:hAnsi="Times New Roman"/>
          <w:i w:val="0"/>
          <w:sz w:val="24"/>
          <w:szCs w:val="24"/>
        </w:rPr>
        <w:t xml:space="preserve">1.    </w:t>
      </w:r>
      <w:r w:rsidR="00995AB7">
        <w:rPr>
          <w:rFonts w:ascii="Times New Roman" w:hAnsi="Times New Roman"/>
          <w:i w:val="0"/>
          <w:sz w:val="24"/>
          <w:szCs w:val="24"/>
          <w:lang w:val="en-US"/>
        </w:rPr>
        <w:t xml:space="preserve">Analisa Kebutuhan dan </w:t>
      </w:r>
      <w:r w:rsidR="00850F30">
        <w:rPr>
          <w:rFonts w:ascii="Times New Roman" w:hAnsi="Times New Roman"/>
          <w:i w:val="0"/>
          <w:sz w:val="24"/>
          <w:szCs w:val="24"/>
          <w:lang w:val="en-US"/>
        </w:rPr>
        <w:t>Studi Literatur</w:t>
      </w:r>
    </w:p>
    <w:p w:rsidR="003A73AE" w:rsidRPr="001E0E36" w:rsidRDefault="007B46DC" w:rsidP="003A73AE">
      <w:pPr>
        <w:spacing w:line="360" w:lineRule="auto"/>
        <w:ind w:left="1170" w:firstLine="540"/>
        <w:contextualSpacing/>
        <w:jc w:val="both"/>
        <w:rPr>
          <w:szCs w:val="24"/>
          <w:lang w:val="en-US"/>
        </w:rPr>
      </w:pPr>
      <w:r>
        <w:rPr>
          <w:szCs w:val="24"/>
        </w:rPr>
        <w:t xml:space="preserve">Pada tahap ini dipelajari beberapa </w:t>
      </w:r>
      <w:r>
        <w:rPr>
          <w:i/>
          <w:szCs w:val="24"/>
        </w:rPr>
        <w:t>paper</w:t>
      </w:r>
      <w:r>
        <w:rPr>
          <w:szCs w:val="24"/>
        </w:rPr>
        <w:t xml:space="preserve">, buku, dan sumber lain yang berkaitan dengan </w:t>
      </w:r>
      <w:r w:rsidR="001E0E36">
        <w:rPr>
          <w:szCs w:val="24"/>
          <w:lang w:val="en-US"/>
        </w:rPr>
        <w:t>penulisan tugas akhir.</w:t>
      </w:r>
    </w:p>
    <w:p w:rsidR="0093724A" w:rsidRDefault="00AD54D2" w:rsidP="00363500">
      <w:pPr>
        <w:spacing w:line="360" w:lineRule="auto"/>
        <w:ind w:left="1170" w:firstLine="540"/>
        <w:jc w:val="both"/>
        <w:rPr>
          <w:lang w:val="en-US"/>
        </w:rPr>
      </w:pPr>
      <w:r>
        <w:rPr>
          <w:lang w:val="en-US"/>
        </w:rPr>
        <w:t>Pada tahap ini, analisis</w:t>
      </w:r>
      <w:r w:rsidR="002F4B47">
        <w:rPr>
          <w:lang w:val="en-US"/>
        </w:rPr>
        <w:t xml:space="preserve"> kebutuhan dan </w:t>
      </w:r>
      <w:r w:rsidR="00DE4318">
        <w:rPr>
          <w:lang w:val="en-US"/>
        </w:rPr>
        <w:t>perancangan sistem dilakukan untuk merumuskan solusi yang tepat dan kemungkinan yang dapat digunakan untuk implementasi rancangan tersebut.</w:t>
      </w:r>
      <w:r>
        <w:rPr>
          <w:lang w:val="en-US"/>
        </w:rPr>
        <w:t xml:space="preserve"> Proses analisis</w:t>
      </w:r>
      <w:r w:rsidR="00DD5B79">
        <w:rPr>
          <w:lang w:val="en-US"/>
        </w:rPr>
        <w:t xml:space="preserve"> yang dilakukan adalah</w:t>
      </w:r>
      <w:r w:rsidR="00165FC8">
        <w:rPr>
          <w:lang w:val="en-US"/>
        </w:rPr>
        <w:t xml:space="preserve"> penggalian data tempat wisata yang ada, membuat rancangan </w:t>
      </w:r>
      <w:r>
        <w:rPr>
          <w:lang w:val="en-US"/>
        </w:rPr>
        <w:t>Spesifikasi Kebutuhan Perangkat Lunak (SKPL)</w:t>
      </w:r>
      <w:r w:rsidR="00165FC8">
        <w:rPr>
          <w:lang w:val="en-US"/>
        </w:rPr>
        <w:t>, membuat skema basis data dan membuat permodelan ontologi.</w:t>
      </w:r>
      <w:r w:rsidR="00684A7F">
        <w:rPr>
          <w:lang w:val="en-US"/>
        </w:rPr>
        <w:t xml:space="preserve"> </w:t>
      </w:r>
    </w:p>
    <w:p w:rsidR="00046890" w:rsidRPr="003A73AE" w:rsidRDefault="00046890" w:rsidP="003A73AE">
      <w:pPr>
        <w:spacing w:line="360" w:lineRule="auto"/>
        <w:rPr>
          <w:color w:val="000000"/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lastRenderedPageBreak/>
        <w:t>10.2</w:t>
      </w:r>
      <w:r w:rsidR="007B46DC">
        <w:rPr>
          <w:rFonts w:ascii="Times New Roman" w:hAnsi="Times New Roman"/>
          <w:i w:val="0"/>
          <w:sz w:val="24"/>
          <w:szCs w:val="24"/>
        </w:rPr>
        <w:t>.    Implementasi</w:t>
      </w:r>
    </w:p>
    <w:p w:rsidR="00875880" w:rsidRDefault="00DE4318" w:rsidP="00363500">
      <w:pPr>
        <w:spacing w:line="360" w:lineRule="auto"/>
        <w:ind w:left="1170" w:firstLine="360"/>
        <w:rPr>
          <w:lang w:val="en-US"/>
        </w:rPr>
      </w:pPr>
      <w:r>
        <w:rPr>
          <w:lang w:val="en-US"/>
        </w:rPr>
        <w:t>Pada tahap ini dilakukan implementasi sistem secara menyeluruh. Implementasi dilakukan berdasarkan panduan-panduan yang didapatkan dari tahapan sebelumnya.</w:t>
      </w:r>
    </w:p>
    <w:p w:rsidR="00F42592" w:rsidRPr="00AD1781" w:rsidRDefault="00F42592" w:rsidP="00363500">
      <w:pPr>
        <w:spacing w:line="360" w:lineRule="auto"/>
        <w:ind w:left="1170" w:firstLine="360"/>
        <w:rPr>
          <w:rFonts w:eastAsia="Verdana"/>
          <w:i/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10.3</w:t>
      </w:r>
      <w:r w:rsidR="007B46DC">
        <w:rPr>
          <w:rFonts w:ascii="Times New Roman" w:hAnsi="Times New Roman"/>
          <w:i w:val="0"/>
          <w:sz w:val="24"/>
          <w:szCs w:val="24"/>
        </w:rPr>
        <w:t>.    Uji Coba dan Evaluasi</w:t>
      </w:r>
    </w:p>
    <w:p w:rsidR="00DE4318" w:rsidRDefault="00DE4318" w:rsidP="00363500">
      <w:pPr>
        <w:spacing w:line="360" w:lineRule="auto"/>
        <w:ind w:left="1170" w:firstLine="360"/>
        <w:rPr>
          <w:lang w:val="en-US"/>
        </w:rPr>
      </w:pPr>
      <w:r>
        <w:rPr>
          <w:lang w:val="en-US"/>
        </w:rPr>
        <w:t>Pada tahapan ini dilakukan uji</w:t>
      </w:r>
      <w:r w:rsidR="0071273C">
        <w:rPr>
          <w:lang w:val="en-US"/>
        </w:rPr>
        <w:t xml:space="preserve"> </w:t>
      </w:r>
      <w:r>
        <w:rPr>
          <w:lang w:val="en-US"/>
        </w:rPr>
        <w:t>coba sistem yang dibuat. Tujuan dilakukan uji</w:t>
      </w:r>
      <w:r w:rsidR="002223B5">
        <w:rPr>
          <w:lang w:val="en-US"/>
        </w:rPr>
        <w:t xml:space="preserve"> </w:t>
      </w:r>
      <w:r>
        <w:rPr>
          <w:lang w:val="en-US"/>
        </w:rPr>
        <w:t>coba dan evaluasi adalah untuk menemukan kesalahan-kesalahan yang mungkin terjadi serta melakukan perbaikan untuk lebih menyempurnakan sistem yang dibuat.</w:t>
      </w:r>
    </w:p>
    <w:p w:rsidR="008B197B" w:rsidRDefault="008B197B" w:rsidP="00363500">
      <w:pPr>
        <w:spacing w:line="360" w:lineRule="auto"/>
        <w:ind w:left="1170" w:firstLine="360"/>
        <w:rPr>
          <w:lang w:val="en-US"/>
        </w:rPr>
      </w:pPr>
    </w:p>
    <w:p w:rsidR="008B197B" w:rsidRDefault="008B197B" w:rsidP="008B197B">
      <w:pPr>
        <w:spacing w:line="360" w:lineRule="auto"/>
        <w:ind w:left="450"/>
        <w:rPr>
          <w:b/>
          <w:lang w:val="en-US"/>
        </w:rPr>
      </w:pPr>
      <w:r w:rsidRPr="008B197B">
        <w:rPr>
          <w:b/>
          <w:lang w:val="en-US"/>
        </w:rPr>
        <w:t>10.4</w:t>
      </w:r>
      <w:r>
        <w:rPr>
          <w:b/>
          <w:lang w:val="en-US"/>
        </w:rPr>
        <w:t xml:space="preserve">.   </w:t>
      </w:r>
      <w:r w:rsidRPr="008B197B">
        <w:rPr>
          <w:b/>
          <w:lang w:val="en-US"/>
        </w:rPr>
        <w:t>Deliver System</w:t>
      </w:r>
    </w:p>
    <w:p w:rsidR="00875880" w:rsidRDefault="008B197B" w:rsidP="008B197B">
      <w:pPr>
        <w:spacing w:line="360" w:lineRule="auto"/>
        <w:ind w:left="1170" w:firstLine="360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Hasil dari proses pengembangan sistem promosi pariwisata akan dikumpulkan di Jurusan Teknik Informatika ITS Surabaya karena aplikasi ini merupakan bagian dari Tugas Akhir Jurusan Teknik Informatika ITS Surabaya.</w:t>
      </w:r>
    </w:p>
    <w:p w:rsidR="008B197B" w:rsidRPr="008B197B" w:rsidRDefault="008B197B" w:rsidP="008B197B">
      <w:pPr>
        <w:spacing w:line="360" w:lineRule="auto"/>
        <w:ind w:left="1170" w:firstLine="360"/>
        <w:contextualSpacing/>
        <w:jc w:val="both"/>
        <w:rPr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8B197B">
        <w:rPr>
          <w:rFonts w:ascii="Times New Roman" w:hAnsi="Times New Roman"/>
          <w:i w:val="0"/>
          <w:sz w:val="24"/>
          <w:szCs w:val="24"/>
          <w:lang w:val="en-US"/>
        </w:rPr>
        <w:t>5</w:t>
      </w:r>
      <w:r w:rsidR="007B46DC">
        <w:rPr>
          <w:rFonts w:ascii="Times New Roman" w:hAnsi="Times New Roman"/>
          <w:i w:val="0"/>
          <w:sz w:val="24"/>
          <w:szCs w:val="24"/>
        </w:rPr>
        <w:t>.    Penyusunan Buku Tugas Akhir</w:t>
      </w:r>
    </w:p>
    <w:p w:rsidR="00875880" w:rsidRDefault="007B46DC" w:rsidP="00363500">
      <w:pPr>
        <w:spacing w:line="360" w:lineRule="auto"/>
        <w:ind w:left="1170" w:firstLine="36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 xml:space="preserve">Tahap terakhir merupakan penyusunan laporan yang memuat dokumentasi </w:t>
      </w:r>
      <w:r>
        <w:rPr>
          <w:szCs w:val="24"/>
        </w:rPr>
        <w:t>pelaksanaan tugas akhir</w:t>
      </w:r>
      <w:r w:rsidR="00DE4318">
        <w:rPr>
          <w:szCs w:val="24"/>
          <w:lang w:val="en-US"/>
        </w:rPr>
        <w:t xml:space="preserve"> </w:t>
      </w:r>
      <w:r>
        <w:rPr>
          <w:szCs w:val="24"/>
        </w:rPr>
        <w:t>yang mencakup seluruh konsep, teori,</w:t>
      </w:r>
      <w:r w:rsidR="0071273C">
        <w:rPr>
          <w:szCs w:val="24"/>
          <w:lang w:val="en-US"/>
        </w:rPr>
        <w:t xml:space="preserve"> </w:t>
      </w:r>
      <w:r>
        <w:rPr>
          <w:szCs w:val="24"/>
        </w:rPr>
        <w:t xml:space="preserve">implementasi, serta hasil </w:t>
      </w:r>
      <w:r>
        <w:rPr>
          <w:color w:val="000000"/>
          <w:szCs w:val="24"/>
        </w:rPr>
        <w:t>dari uji</w:t>
      </w:r>
      <w:r w:rsidR="0071273C">
        <w:rPr>
          <w:color w:val="000000"/>
          <w:szCs w:val="24"/>
          <w:lang w:val="en-US"/>
        </w:rPr>
        <w:t xml:space="preserve"> </w:t>
      </w:r>
      <w:r>
        <w:rPr>
          <w:color w:val="000000"/>
          <w:szCs w:val="24"/>
        </w:rPr>
        <w:t>coba dari aplikasi yang telah dibuat. Secara garis besar, Buku Tugas Akhir yang nantinya akan dibuat terdiri dari beberapa bagian antara lain :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Pendahuluan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Latar Belakang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Permasalahan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Batasan Tugas Akhir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Tujuan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Metodologi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Sistematika Penulisan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Tinjauan Pustaka</w:t>
      </w:r>
    </w:p>
    <w:p w:rsidR="00875880" w:rsidRDefault="004526A1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Prototype System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Uji Coba dan Evaluasi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>Kesimpulan dan Saran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Daftar Pustaka</w:t>
      </w:r>
    </w:p>
    <w:p w:rsidR="008B197B" w:rsidRDefault="008B197B" w:rsidP="00363500">
      <w:pPr>
        <w:spacing w:line="360" w:lineRule="auto"/>
        <w:contextualSpacing/>
        <w:jc w:val="both"/>
        <w:rPr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JADWAL KEGIATAN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456"/>
        <w:gridCol w:w="2571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</w:tblGrid>
      <w:tr w:rsidR="00875880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ascii="Calibri" w:hAnsi="Calibri" w:cs="Calibri"/>
                <w:b/>
                <w:sz w:val="20"/>
              </w:rPr>
              <w:t>No</w:t>
            </w:r>
          </w:p>
        </w:tc>
        <w:tc>
          <w:tcPr>
            <w:tcW w:w="25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spacing w:line="360" w:lineRule="auto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Jenis Kegiatan</w:t>
            </w:r>
          </w:p>
        </w:tc>
        <w:tc>
          <w:tcPr>
            <w:tcW w:w="0" w:type="auto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proofErr w:type="spellStart"/>
            <w:r>
              <w:rPr>
                <w:rFonts w:ascii="Calibri" w:hAnsi="Calibri" w:cs="Calibri"/>
                <w:b/>
                <w:sz w:val="20"/>
              </w:rPr>
              <w:t>Minggu</w:t>
            </w:r>
            <w:proofErr w:type="spellEnd"/>
            <w:r>
              <w:rPr>
                <w:rFonts w:ascii="Calibri" w:hAnsi="Calibri" w:cs="Calibri"/>
                <w:b/>
                <w:sz w:val="20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sz w:val="20"/>
              </w:rPr>
              <w:t>ke</w:t>
            </w:r>
            <w:proofErr w:type="spellEnd"/>
            <w:r>
              <w:rPr>
                <w:rFonts w:ascii="Calibri" w:hAnsi="Calibri" w:cs="Calibri"/>
                <w:b/>
                <w:sz w:val="20"/>
              </w:rPr>
              <w:t>-</w:t>
            </w:r>
          </w:p>
        </w:tc>
      </w:tr>
      <w:tr w:rsidR="0087588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25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13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14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15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16</w:t>
            </w:r>
          </w:p>
        </w:tc>
      </w:tr>
      <w:tr w:rsidR="00875880" w:rsidTr="004E22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1273C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Analisis</w:t>
            </w:r>
            <w:r w:rsidR="007B46DC">
              <w:rPr>
                <w:rFonts w:ascii="Calibri" w:hAnsi="Calibri" w:cs="Calibri"/>
                <w:color w:val="000000"/>
                <w:lang w:val="en-AU"/>
              </w:rPr>
              <w:t xml:space="preserve"> kebutuhan dan studi literatur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A0A9F" w:rsidTr="008004CC">
        <w:tc>
          <w:tcPr>
            <w:tcW w:w="8362" w:type="dxa"/>
            <w:gridSpan w:val="1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0A9F" w:rsidRPr="008A0A9F" w:rsidRDefault="004E2210" w:rsidP="008A0A9F">
            <w:pPr>
              <w:pStyle w:val="BodyText"/>
              <w:spacing w:after="0" w:line="360" w:lineRule="auto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Iterasi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r w:rsidRPr="004E2210">
              <w:rPr>
                <w:rFonts w:asciiTheme="minorHAnsi" w:hAnsiTheme="minorHAnsi" w:cstheme="minorHAnsi"/>
                <w:i/>
              </w:rPr>
              <w:t>P</w:t>
            </w:r>
            <w:r w:rsidR="008A0A9F" w:rsidRPr="004E2210">
              <w:rPr>
                <w:rFonts w:asciiTheme="minorHAnsi" w:hAnsiTheme="minorHAnsi" w:cstheme="minorHAnsi"/>
                <w:i/>
              </w:rPr>
              <w:t>rototype</w:t>
            </w:r>
            <w:r w:rsidR="008A0A9F">
              <w:rPr>
                <w:rFonts w:asciiTheme="minorHAnsi" w:hAnsiTheme="minorHAnsi" w:cstheme="minorHAnsi"/>
              </w:rPr>
              <w:t xml:space="preserve"> 1</w:t>
            </w:r>
          </w:p>
        </w:tc>
      </w:tr>
      <w:tr w:rsidR="0087588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A0A9F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Implementasi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Uji coba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043A5E" w:rsidTr="00173877">
        <w:tc>
          <w:tcPr>
            <w:tcW w:w="8362" w:type="dxa"/>
            <w:gridSpan w:val="1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043A5E">
            <w:pPr>
              <w:pStyle w:val="BodyText"/>
              <w:spacing w:after="0" w:line="360" w:lineRule="auto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Iterasi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r w:rsidRPr="004E2210">
              <w:rPr>
                <w:rFonts w:asciiTheme="minorHAnsi" w:hAnsiTheme="minorHAnsi" w:cstheme="minorHAnsi"/>
                <w:i/>
              </w:rPr>
              <w:t>Prototype</w:t>
            </w:r>
            <w:r>
              <w:rPr>
                <w:rFonts w:asciiTheme="minorHAnsi" w:hAnsiTheme="minorHAnsi" w:cstheme="minorHAnsi"/>
              </w:rPr>
              <w:t xml:space="preserve"> 2</w:t>
            </w:r>
          </w:p>
        </w:tc>
      </w:tr>
      <w:tr w:rsidR="00043A5E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Implementasi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043A5E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Uji coba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4E221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Pr="004E2210" w:rsidRDefault="004E2210" w:rsidP="00454E5C">
            <w:pPr>
              <w:spacing w:line="360" w:lineRule="auto"/>
              <w:rPr>
                <w:rFonts w:ascii="Calibri" w:hAnsi="Calibri" w:cs="Calibri"/>
                <w:i/>
                <w:color w:val="000000"/>
                <w:lang w:val="en-AU"/>
              </w:rPr>
            </w:pPr>
            <w:r w:rsidRPr="004E2210">
              <w:rPr>
                <w:rFonts w:ascii="Calibri" w:hAnsi="Calibri" w:cs="Calibri"/>
                <w:i/>
                <w:color w:val="000000"/>
                <w:lang w:val="en-AU"/>
              </w:rPr>
              <w:t>Deliver System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4E221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Pr="004E2210" w:rsidRDefault="004E2210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Penulisan buku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</w:tbl>
    <w:p w:rsidR="00043A5E" w:rsidRDefault="00043A5E" w:rsidP="00043A5E">
      <w:pPr>
        <w:pStyle w:val="BodyText"/>
        <w:spacing w:after="0" w:line="360" w:lineRule="auto"/>
        <w:jc w:val="both"/>
        <w:rPr>
          <w:sz w:val="20"/>
        </w:rPr>
      </w:pPr>
    </w:p>
    <w:p w:rsidR="00875880" w:rsidRDefault="00875880" w:rsidP="0036350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</w:p>
    <w:p w:rsidR="00875880" w:rsidRDefault="00875880" w:rsidP="00363500">
      <w:pPr>
        <w:spacing w:line="360" w:lineRule="auto"/>
        <w:ind w:left="360" w:firstLine="810"/>
        <w:contextualSpacing/>
        <w:jc w:val="both"/>
        <w:rPr>
          <w:szCs w:val="24"/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753A93" w:rsidRDefault="00753A93" w:rsidP="00363500">
      <w:pPr>
        <w:spacing w:line="360" w:lineRule="auto"/>
        <w:rPr>
          <w:lang w:val="en-US"/>
        </w:rPr>
      </w:pPr>
    </w:p>
    <w:p w:rsidR="0041263A" w:rsidRDefault="0041263A" w:rsidP="00363500">
      <w:pPr>
        <w:pStyle w:val="Heading1"/>
        <w:spacing w:line="360" w:lineRule="auto"/>
        <w:rPr>
          <w:sz w:val="20"/>
          <w:lang w:val="en-US"/>
        </w:rPr>
      </w:pPr>
    </w:p>
    <w:p w:rsidR="00363500" w:rsidRDefault="00363500" w:rsidP="00363500">
      <w:pPr>
        <w:pStyle w:val="Heading1"/>
        <w:spacing w:line="360" w:lineRule="auto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sdt>
      <w:sdtPr>
        <w:rPr>
          <w:sz w:val="20"/>
        </w:rPr>
        <w:id w:val="-309635737"/>
        <w:docPartObj>
          <w:docPartGallery w:val="Bibliographies"/>
          <w:docPartUnique/>
        </w:docPartObj>
      </w:sdtPr>
      <w:sdtEndPr>
        <w:rPr>
          <w:b/>
          <w:bCs/>
          <w:sz w:val="24"/>
        </w:rPr>
      </w:sdtEndPr>
      <w:sdtContent>
        <w:p w:rsidR="00363500" w:rsidRDefault="00363500" w:rsidP="00363500">
          <w:pPr>
            <w:pStyle w:val="Heading1"/>
            <w:spacing w:line="360" w:lineRule="auto"/>
            <w:rPr>
              <w:sz w:val="20"/>
            </w:rPr>
          </w:pPr>
        </w:p>
        <w:p w:rsidR="006C61EF" w:rsidRDefault="00FD39A1" w:rsidP="00363500">
          <w:pPr>
            <w:pStyle w:val="Heading1"/>
            <w:spacing w:line="360" w:lineRule="auto"/>
            <w:rPr>
              <w:lang w:val="en-US"/>
            </w:rPr>
          </w:pPr>
          <w:r w:rsidRPr="00046890">
            <w:t>Daftar Pustaka</w:t>
          </w:r>
        </w:p>
        <w:p w:rsidR="001F2F54" w:rsidRPr="001F2F54" w:rsidRDefault="001F2F54" w:rsidP="00363500">
          <w:pPr>
            <w:spacing w:line="360" w:lineRule="auto"/>
            <w:rPr>
              <w:lang w:val="en-US"/>
            </w:rPr>
          </w:pPr>
        </w:p>
        <w:p w:rsidR="0087758E" w:rsidRDefault="00FD39A1" w:rsidP="0087758E">
          <w:pPr>
            <w:pStyle w:val="Bibliography"/>
            <w:rPr>
              <w:vanish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87758E">
            <w:rPr>
              <w:vanish/>
            </w:rPr>
            <w:t>x</w:t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8689"/>
          </w:tblGrid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Badan Pusat Statistik. (2012, Februari) BPS. [Online]. </w:t>
                </w:r>
                <w:hyperlink r:id="rId14" w:history="1">
                  <w:r>
                    <w:rPr>
                      <w:rStyle w:val="Hyperlink"/>
                    </w:rPr>
                    <w:t>www.bps.go.id/getfile.php?news=904</w:t>
                  </w:r>
                </w:hyperlink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[2]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>Rachel J.C. Chen, "Impacts of International Tourism on Economies in the Asia-Pacific Region: Opportunities and Challenges ," vol. 16, no. 4,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[3]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Susilo Bambang Yudhoyono Presiden. (2011) Situs Resmi Presiden Republic Indonesia. [Online]. </w:t>
                </w:r>
                <w:hyperlink r:id="rId15" w:history="1">
                  <w:r>
                    <w:rPr>
                      <w:rStyle w:val="Hyperlink"/>
                    </w:rPr>
                    <w:t>http://www.presidenri.go.id/DokumenUU.php/730.pdf</w:t>
                  </w:r>
                </w:hyperlink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[4]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Philip L. Pearce, </w:t>
                </w:r>
                <w:r>
                  <w:rPr>
                    <w:i/>
                    <w:iCs/>
                  </w:rPr>
                  <w:t>Tourist Behaviour and the conteporary world</w:t>
                </w:r>
                <w:r>
                  <w:t>. Canada: Tourist Behaviour and the conteporary world,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[5]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 Davies, M Smith, and P Steggles P J Brown, "Towards a better understanding of context and context-awareness," </w:t>
                </w:r>
                <w:r>
                  <w:rPr>
                    <w:i/>
                    <w:iCs/>
                  </w:rPr>
                  <w:t>Springer</w:t>
                </w:r>
                <w:r>
                  <w:t>, 1999.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[6]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Niko Ibrahim, </w:t>
                </w:r>
                <w:r>
                  <w:rPr>
                    <w:i/>
                    <w:iCs/>
                  </w:rPr>
                  <w:t>Pengembangan Aplikasi Semantic Web Untuk Membangun Web yang Lebih Cerdas</w:t>
                </w:r>
                <w:r>
                  <w:t>. Bandung : Universitas Kristen Maranatha, 2007.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[7]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John Davies, </w:t>
                </w:r>
                <w:r>
                  <w:rPr>
                    <w:i/>
                    <w:iCs/>
                  </w:rPr>
                  <w:t>Semantic Web Technology</w:t>
                </w:r>
                <w:r>
                  <w:t>. England: John Wiley &amp; Sons Ltd, 2006.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[8]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Thomas R. Gruber, "A translation approach to portable ontology specifications," </w:t>
                </w:r>
                <w:r>
                  <w:rPr>
                    <w:i/>
                    <w:iCs/>
                  </w:rPr>
                  <w:t>Knowledge Acquisition</w:t>
                </w:r>
                <w:r>
                  <w:t>, vol. 5, 1993.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[9]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Marian Scott, </w:t>
                </w:r>
                <w:r>
                  <w:rPr>
                    <w:i/>
                    <w:iCs/>
                  </w:rPr>
                  <w:t>Bayesian Networks A Practical Guide to Applications</w:t>
                </w:r>
                <w:r>
                  <w:t>. UK: John Wiley &amp; Sons Ltd, 2008.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[10]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Stefan Fenz, "An ontology-based approach for constructing Bayesian networks," </w:t>
                </w:r>
                <w:r>
                  <w:rPr>
                    <w:i/>
                    <w:iCs/>
                  </w:rPr>
                  <w:t>Data &amp; Knowledge Engineering</w:t>
                </w:r>
                <w:r>
                  <w:t>, pp. 73-88, 2012.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[11]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Bill N Schilit and Marvin M Theimer, "Disseminating active map information to mobile hosts," </w:t>
                </w:r>
                <w:r>
                  <w:rPr>
                    <w:i/>
                    <w:iCs/>
                  </w:rPr>
                  <w:t>IEEE</w:t>
                </w:r>
                <w:r>
                  <w:t>, pp. 22-32, 1994.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[12]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Mark L. Murphy, </w:t>
                </w:r>
                <w:r>
                  <w:rPr>
                    <w:i/>
                    <w:iCs/>
                  </w:rPr>
                  <w:t>Beginning Android 2</w:t>
                </w:r>
                <w:r>
                  <w:t>. USA: apress, 2010.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[13]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Gabriel Svennerberg, </w:t>
                </w:r>
                <w:r>
                  <w:rPr>
                    <w:i/>
                    <w:iCs/>
                  </w:rPr>
                  <w:t>Beginning Google Maps API 3</w:t>
                </w:r>
                <w:r>
                  <w:t>. United States of America: apress, 2010.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2" w:name="Ian11"/>
                <w:r>
                  <w:t>[14]</w:t>
                </w:r>
                <w:bookmarkEnd w:id="2"/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Ian Sommerville, </w:t>
                </w:r>
                <w:r>
                  <w:rPr>
                    <w:i/>
                    <w:iCs/>
                  </w:rPr>
                  <w:t>Software Engineering</w:t>
                </w:r>
                <w:r>
                  <w:t>, 9th ed. United States of America: Addison-Wesley,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3" w:name="Ian00"/>
                <w:r>
                  <w:t>[15]</w:t>
                </w:r>
                <w:bookmarkEnd w:id="3"/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Ian Sommerville, </w:t>
                </w:r>
                <w:r>
                  <w:rPr>
                    <w:i/>
                    <w:iCs/>
                  </w:rPr>
                  <w:t>Software Engineering</w:t>
                </w:r>
                <w:r>
                  <w:t>, 6th ed. USA: Addison-Wesley, 2000.</w:t>
                </w:r>
              </w:p>
            </w:tc>
          </w:tr>
        </w:tbl>
        <w:p w:rsidR="0087758E" w:rsidRDefault="0087758E" w:rsidP="0087758E">
          <w:pPr>
            <w:pStyle w:val="Bibliography"/>
            <w:rPr>
              <w:rFonts w:eastAsiaTheme="minorEastAsia"/>
              <w:vanish/>
            </w:rPr>
          </w:pPr>
          <w:r>
            <w:rPr>
              <w:vanish/>
            </w:rPr>
            <w:t>x</w:t>
          </w:r>
        </w:p>
        <w:p w:rsidR="00363500" w:rsidRDefault="00FD39A1" w:rsidP="0087758E">
          <w:pPr>
            <w:spacing w:line="360" w:lineRule="auto"/>
            <w:jc w:val="center"/>
            <w:rPr>
              <w:b/>
              <w:bCs/>
              <w:lang w:val="en-US"/>
            </w:rPr>
          </w:pPr>
          <w:r>
            <w:rPr>
              <w:b/>
              <w:bCs/>
            </w:rPr>
            <w:fldChar w:fldCharType="end"/>
          </w:r>
        </w:p>
      </w:sdtContent>
    </w:sdt>
    <w:p w:rsidR="00875880" w:rsidRPr="00363500" w:rsidRDefault="00363500" w:rsidP="00363500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7B46DC">
        <w:rPr>
          <w:b/>
          <w:sz w:val="28"/>
          <w:szCs w:val="28"/>
        </w:rPr>
        <w:lastRenderedPageBreak/>
        <w:t>LEMBAR PENGESAHAN</w:t>
      </w:r>
    </w:p>
    <w:p w:rsidR="00875880" w:rsidRDefault="00875880" w:rsidP="0036350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</w:rPr>
      </w:pPr>
    </w:p>
    <w:p w:rsidR="00875880" w:rsidRDefault="007B46DC" w:rsidP="00363500">
      <w:pPr>
        <w:pStyle w:val="Heading6"/>
        <w:ind w:left="0" w:firstLine="0"/>
        <w:contextualSpacing/>
        <w:jc w:val="center"/>
        <w:rPr>
          <w:b/>
          <w:color w:val="000000"/>
        </w:rPr>
      </w:pPr>
      <w:r>
        <w:rPr>
          <w:b/>
          <w:color w:val="000000"/>
        </w:rPr>
        <w:t xml:space="preserve">Surabaya, </w:t>
      </w:r>
      <w:r w:rsidR="005933EE">
        <w:rPr>
          <w:b/>
          <w:color w:val="000000"/>
        </w:rPr>
        <w:t>6</w:t>
      </w:r>
      <w:r w:rsidR="0021738F">
        <w:rPr>
          <w:b/>
          <w:color w:val="000000"/>
        </w:rPr>
        <w:t xml:space="preserve"> Maret</w:t>
      </w:r>
      <w:r>
        <w:rPr>
          <w:b/>
          <w:color w:val="000000"/>
        </w:rPr>
        <w:t xml:space="preserve"> </w:t>
      </w:r>
      <w:r>
        <w:rPr>
          <w:b/>
          <w:color w:val="000000"/>
          <w:lang w:val="id-ID"/>
        </w:rPr>
        <w:t>20</w:t>
      </w:r>
      <w:r>
        <w:rPr>
          <w:b/>
          <w:color w:val="000000"/>
        </w:rPr>
        <w:t>11</w:t>
      </w: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7B46DC" w:rsidP="00363500">
      <w:pPr>
        <w:spacing w:line="360" w:lineRule="auto"/>
        <w:contextualSpacing/>
        <w:jc w:val="center"/>
        <w:rPr>
          <w:color w:val="000000"/>
          <w:szCs w:val="24"/>
        </w:rPr>
      </w:pPr>
      <w:r>
        <w:rPr>
          <w:color w:val="000000"/>
          <w:szCs w:val="24"/>
        </w:rPr>
        <w:t>Menyetujui,</w:t>
      </w: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363500">
      <w:pPr>
        <w:spacing w:line="360" w:lineRule="auto"/>
        <w:contextualSpacing/>
        <w:jc w:val="both"/>
        <w:rPr>
          <w:color w:val="000000"/>
        </w:rPr>
      </w:pPr>
    </w:p>
    <w:p w:rsidR="00875880" w:rsidRDefault="00492B0D" w:rsidP="00363500">
      <w:pPr>
        <w:spacing w:line="360" w:lineRule="auto"/>
        <w:contextualSpacing/>
      </w:pPr>
      <w:r>
        <w:rPr>
          <w:color w:val="000000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A2AC1" wp14:editId="1B170495">
                <wp:simplePos x="0" y="0"/>
                <wp:positionH relativeFrom="column">
                  <wp:posOffset>2910205</wp:posOffset>
                </wp:positionH>
                <wp:positionV relativeFrom="paragraph">
                  <wp:posOffset>62230</wp:posOffset>
                </wp:positionV>
                <wp:extent cx="3339465" cy="1493520"/>
                <wp:effectExtent l="0" t="0" r="4445" b="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9465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500" w:rsidRPr="00574A3E" w:rsidRDefault="00363500" w:rsidP="00574A3E">
                            <w:pPr>
                              <w:snapToGrid w:val="0"/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  <w:lang w:val="en-US"/>
                              </w:rPr>
                            </w:pPr>
                            <w:r w:rsidRPr="00E7415D">
                              <w:rPr>
                                <w:szCs w:val="24"/>
                              </w:rPr>
                              <w:t>Pembimbing I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>I</w:t>
                            </w: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DB2C47" w:rsidRDefault="00363500" w:rsidP="00574A3E">
                            <w:pPr>
                              <w:jc w:val="center"/>
                              <w:rPr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Cs w:val="24"/>
                                <w:u w:val="single"/>
                                <w:lang w:val="en-US"/>
                              </w:rPr>
                              <w:t>Arif Wibisono</w:t>
                            </w:r>
                            <w:r w:rsidRPr="00DB2C47">
                              <w:rPr>
                                <w:szCs w:val="24"/>
                                <w:u w:val="single"/>
                              </w:rPr>
                              <w:t>, S.Kom., M.Sc.</w:t>
                            </w:r>
                          </w:p>
                          <w:p w:rsidR="00363500" w:rsidRPr="00DB2C47" w:rsidRDefault="00363500" w:rsidP="00574A3E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29.15pt;margin-top:4.9pt;width:262.95pt;height:117.6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" stroked="f">
                <v:textbox style="mso-fit-shape-to-text:t">
                  <w:txbxContent>
                    <w:p w:rsidR="00363500" w:rsidRPr="00574A3E" w:rsidRDefault="00363500" w:rsidP="00574A3E">
                      <w:pPr>
                        <w:snapToGrid w:val="0"/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  <w:lang w:val="en-US"/>
                        </w:rPr>
                      </w:pPr>
                      <w:r w:rsidRPr="00E7415D">
                        <w:rPr>
                          <w:szCs w:val="24"/>
                        </w:rPr>
                        <w:t>Pembimbing I</w:t>
                      </w:r>
                      <w:r>
                        <w:rPr>
                          <w:szCs w:val="24"/>
                          <w:lang w:val="en-US"/>
                        </w:rPr>
                        <w:t>I</w:t>
                      </w: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DB2C47" w:rsidRDefault="00363500" w:rsidP="00574A3E">
                      <w:pPr>
                        <w:jc w:val="center"/>
                        <w:rPr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Cs w:val="24"/>
                          <w:u w:val="single"/>
                          <w:lang w:val="en-US"/>
                        </w:rPr>
                        <w:t>Arif Wibisono</w:t>
                      </w:r>
                      <w:r w:rsidRPr="00DB2C47">
                        <w:rPr>
                          <w:szCs w:val="24"/>
                          <w:u w:val="single"/>
                        </w:rPr>
                        <w:t>, S.Kom., M.Sc.</w:t>
                      </w:r>
                    </w:p>
                    <w:p w:rsidR="00363500" w:rsidRPr="00DB2C47" w:rsidRDefault="00363500" w:rsidP="00574A3E">
                      <w:pPr>
                        <w:jc w:val="center"/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79321" wp14:editId="6C74525F">
                <wp:simplePos x="0" y="0"/>
                <wp:positionH relativeFrom="column">
                  <wp:posOffset>-494030</wp:posOffset>
                </wp:positionH>
                <wp:positionV relativeFrom="paragraph">
                  <wp:posOffset>62230</wp:posOffset>
                </wp:positionV>
                <wp:extent cx="3339465" cy="1493520"/>
                <wp:effectExtent l="0" t="0" r="0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9465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500" w:rsidRPr="00E7415D" w:rsidRDefault="00363500" w:rsidP="00174FC3">
                            <w:pPr>
                              <w:snapToGrid w:val="0"/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  <w:r w:rsidRPr="00E7415D">
                              <w:rPr>
                                <w:szCs w:val="24"/>
                              </w:rPr>
                              <w:t>Pembimbing I</w:t>
                            </w: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DB2C47" w:rsidRDefault="00363500" w:rsidP="00174FC3">
                            <w:pPr>
                              <w:jc w:val="center"/>
                              <w:rPr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DB2C47">
                              <w:rPr>
                                <w:szCs w:val="24"/>
                                <w:u w:val="single"/>
                              </w:rPr>
                              <w:t>Daniel Oranova Siahaan, S.Kom., M.Sc., P.D.Eng.</w:t>
                            </w:r>
                          </w:p>
                          <w:p w:rsidR="00363500" w:rsidRPr="00DB2C47" w:rsidRDefault="00363500" w:rsidP="00174FC3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 w:rsidRPr="00DB2C47">
                              <w:rPr>
                                <w:szCs w:val="24"/>
                                <w:lang w:val="pl-PL"/>
                              </w:rPr>
                              <w:t>NIP: 19741123 200604 1 001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-38.9pt;margin-top:4.9pt;width:262.95pt;height:117.6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" stroked="f">
                <v:textbox style="mso-fit-shape-to-text:t">
                  <w:txbxContent>
                    <w:p w:rsidR="00363500" w:rsidRPr="00E7415D" w:rsidRDefault="00363500" w:rsidP="00174FC3">
                      <w:pPr>
                        <w:snapToGrid w:val="0"/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  <w:r w:rsidRPr="00E7415D">
                        <w:rPr>
                          <w:szCs w:val="24"/>
                        </w:rPr>
                        <w:t>Pembimbing I</w:t>
                      </w: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DB2C47" w:rsidRDefault="00363500" w:rsidP="00174FC3">
                      <w:pPr>
                        <w:jc w:val="center"/>
                        <w:rPr>
                          <w:szCs w:val="24"/>
                          <w:u w:val="single"/>
                          <w:lang w:val="en-US"/>
                        </w:rPr>
                      </w:pPr>
                      <w:r w:rsidRPr="00DB2C47">
                        <w:rPr>
                          <w:szCs w:val="24"/>
                          <w:u w:val="single"/>
                        </w:rPr>
                        <w:t>Daniel Oranova Siahaan, S.Kom., M.Sc., P.D.Eng.</w:t>
                      </w:r>
                    </w:p>
                    <w:p w:rsidR="00363500" w:rsidRPr="00DB2C47" w:rsidRDefault="00363500" w:rsidP="00174FC3">
                      <w:pPr>
                        <w:jc w:val="center"/>
                        <w:rPr>
                          <w:szCs w:val="24"/>
                        </w:rPr>
                      </w:pPr>
                      <w:r w:rsidRPr="00DB2C47">
                        <w:rPr>
                          <w:szCs w:val="24"/>
                          <w:lang w:val="pl-PL"/>
                        </w:rPr>
                        <w:t>NIP: 19741123 200604 1 001</w:t>
                      </w:r>
                    </w:p>
                  </w:txbxContent>
                </v:textbox>
              </v:shape>
            </w:pict>
          </mc:Fallback>
        </mc:AlternateContent>
      </w:r>
    </w:p>
    <w:p w:rsidR="00875880" w:rsidRDefault="00875880" w:rsidP="00363500">
      <w:pPr>
        <w:spacing w:line="360" w:lineRule="auto"/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ind w:left="720"/>
        <w:contextualSpacing/>
        <w:jc w:val="both"/>
        <w:rPr>
          <w:szCs w:val="24"/>
          <w:lang w:val="en-US"/>
        </w:rPr>
      </w:pPr>
    </w:p>
    <w:p w:rsidR="00875880" w:rsidRDefault="00875880" w:rsidP="00363500">
      <w:pPr>
        <w:spacing w:line="360" w:lineRule="auto"/>
        <w:ind w:left="360"/>
        <w:jc w:val="both"/>
        <w:rPr>
          <w:b/>
          <w:szCs w:val="24"/>
          <w:lang w:val="en-US"/>
        </w:rPr>
      </w:pPr>
    </w:p>
    <w:p w:rsidR="00875880" w:rsidRDefault="00875880" w:rsidP="00363500">
      <w:pPr>
        <w:spacing w:line="360" w:lineRule="auto"/>
        <w:ind w:left="360" w:firstLine="810"/>
        <w:jc w:val="both"/>
        <w:rPr>
          <w:szCs w:val="24"/>
          <w:lang w:val="en-US"/>
        </w:rPr>
      </w:pPr>
    </w:p>
    <w:p w:rsidR="00875880" w:rsidRDefault="00875880" w:rsidP="00363500">
      <w:pPr>
        <w:spacing w:line="360" w:lineRule="auto"/>
        <w:rPr>
          <w:szCs w:val="24"/>
        </w:rPr>
      </w:pPr>
    </w:p>
    <w:p w:rsidR="00875880" w:rsidRDefault="00875880" w:rsidP="00363500">
      <w:pPr>
        <w:spacing w:line="360" w:lineRule="auto"/>
      </w:pPr>
    </w:p>
    <w:sectPr w:rsidR="00875880" w:rsidSect="00043A5E">
      <w:footerReference w:type="default" r:id="rId16"/>
      <w:pgSz w:w="11909" w:h="16834" w:code="9"/>
      <w:pgMar w:top="1701" w:right="1134" w:bottom="1418" w:left="1701" w:header="720" w:footer="2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000C" w:rsidRDefault="0031000C" w:rsidP="00B37E35">
      <w:r>
        <w:separator/>
      </w:r>
    </w:p>
  </w:endnote>
  <w:endnote w:type="continuationSeparator" w:id="0">
    <w:p w:rsidR="0031000C" w:rsidRDefault="0031000C" w:rsidP="00B37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500" w:rsidRDefault="00363500">
    <w:pPr>
      <w:pStyle w:val="Footer"/>
    </w:pPr>
  </w:p>
  <w:p w:rsidR="00363500" w:rsidRDefault="00492B0D">
    <w:pPr>
      <w:pStyle w:val="Footer"/>
    </w:pPr>
    <w:r>
      <mc:AlternateContent>
        <mc:Choice Requires="wps">
          <w:drawing>
            <wp:anchor distT="0" distB="0" distL="114300" distR="114300" simplePos="0" relativeHeight="251659264" behindDoc="0" locked="0" layoutInCell="0" allowOverlap="1" wp14:anchorId="14DC9513" wp14:editId="6D4FAE80">
              <wp:simplePos x="0" y="0"/>
              <wp:positionH relativeFrom="column">
                <wp:posOffset>11430</wp:posOffset>
              </wp:positionH>
              <wp:positionV relativeFrom="paragraph">
                <wp:posOffset>9525</wp:posOffset>
              </wp:positionV>
              <wp:extent cx="5729605" cy="0"/>
              <wp:effectExtent l="15240" t="14605" r="17780" b="13970"/>
              <wp:wrapNone/>
              <wp:docPr id="2" name="Straight Connector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296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pt,.75pt" to="452.0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" o:allowincell="f" strokeweight="1.5pt"/>
          </w:pict>
        </mc:Fallback>
      </mc:AlternateContent>
    </w:r>
  </w:p>
  <w:p w:rsidR="00363500" w:rsidRDefault="00363500">
    <w:pPr>
      <w:pStyle w:val="Footer"/>
      <w:jc w:val="both"/>
      <w:rPr>
        <w:rStyle w:val="PageNumber"/>
        <w:b/>
      </w:rPr>
    </w:pPr>
    <w:r>
      <w:rPr>
        <w:b/>
      </w:rPr>
      <w:t xml:space="preserve">Paraf </w:t>
    </w:r>
    <w:r>
      <w:rPr>
        <w:b/>
        <w:lang w:eastAsia="ja-JP"/>
      </w:rPr>
      <w:t xml:space="preserve"> P</w:t>
    </w:r>
    <w:r>
      <w:rPr>
        <w:b/>
      </w:rPr>
      <w:t>embimbing</w:t>
    </w:r>
    <w:r>
      <w:rPr>
        <w:b/>
        <w:lang w:eastAsia="ja-JP"/>
      </w:rPr>
      <w:t xml:space="preserve"> 1</w:t>
    </w:r>
    <w:r>
      <w:rPr>
        <w:b/>
      </w:rPr>
      <w:t xml:space="preserve"> : </w:t>
    </w:r>
    <w:r>
      <w:rPr>
        <w:b/>
      </w:rPr>
      <w:tab/>
      <w:t>Paraf Pembimbing 2:</w:t>
    </w:r>
    <w:r>
      <w:rPr>
        <w:b/>
        <w:lang w:val="id-ID"/>
      </w:rPr>
      <w:tab/>
      <w:t xml:space="preserve">          Tgl:</w:t>
    </w:r>
    <w:r>
      <w:rPr>
        <w:b/>
      </w:rPr>
      <w:t>06</w:t>
    </w:r>
    <w:r>
      <w:rPr>
        <w:b/>
        <w:lang w:val="id-ID"/>
      </w:rPr>
      <w:t>/</w:t>
    </w:r>
    <w:r>
      <w:rPr>
        <w:b/>
      </w:rPr>
      <w:t>03</w:t>
    </w:r>
    <w:r>
      <w:rPr>
        <w:b/>
        <w:lang w:val="id-ID"/>
      </w:rPr>
      <w:t>/201</w:t>
    </w:r>
    <w:r>
      <w:rPr>
        <w:b/>
      </w:rPr>
      <w:t>2</w:t>
    </w:r>
    <w:r>
      <w:rPr>
        <w:b/>
        <w:lang w:val="id-ID"/>
      </w:rPr>
      <w:tab/>
    </w:r>
    <w:r>
      <w:rPr>
        <w:b/>
        <w:lang w:val="id-ID"/>
      </w:rPr>
      <w:tab/>
    </w:r>
    <w:r>
      <w:rPr>
        <w:b/>
      </w:rPr>
      <w:t xml:space="preserve">hal : 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 w:rsidR="0087758E">
      <w:rPr>
        <w:rStyle w:val="PageNumber"/>
        <w:b/>
      </w:rPr>
      <w:t>7</w:t>
    </w:r>
    <w:r>
      <w:rPr>
        <w:rStyle w:val="PageNumber"/>
        <w:b/>
      </w:rPr>
      <w:fldChar w:fldCharType="end"/>
    </w:r>
    <w:r>
      <w:rPr>
        <w:rStyle w:val="PageNumber"/>
        <w:b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87758E">
      <w:rPr>
        <w:rStyle w:val="PageNumber"/>
      </w:rPr>
      <w:t>16</w:t>
    </w:r>
    <w:r>
      <w:rPr>
        <w:rStyle w:val="PageNumber"/>
      </w:rPr>
      <w:fldChar w:fldCharType="end"/>
    </w:r>
  </w:p>
  <w:p w:rsidR="00363500" w:rsidRDefault="00363500">
    <w:pPr>
      <w:pStyle w:val="Footer"/>
      <w:jc w:val="both"/>
      <w:rPr>
        <w:rStyle w:val="PageNumber"/>
        <w:b/>
      </w:rPr>
    </w:pPr>
  </w:p>
  <w:p w:rsidR="00363500" w:rsidRDefault="00363500">
    <w:pPr>
      <w:pStyle w:val="Footer"/>
      <w:jc w:val="both"/>
      <w:rPr>
        <w:rStyle w:val="PageNumber"/>
      </w:rPr>
    </w:pPr>
  </w:p>
  <w:p w:rsidR="00363500" w:rsidRDefault="00363500">
    <w:pPr>
      <w:pStyle w:val="Footer"/>
      <w:jc w:val="both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000C" w:rsidRDefault="0031000C">
      <w:r>
        <w:separator/>
      </w:r>
    </w:p>
  </w:footnote>
  <w:footnote w:type="continuationSeparator" w:id="0">
    <w:p w:rsidR="0031000C" w:rsidRDefault="003100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03C6"/>
    <w:multiLevelType w:val="hybridMultilevel"/>
    <w:tmpl w:val="94E0C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B30735"/>
    <w:multiLevelType w:val="hybridMultilevel"/>
    <w:tmpl w:val="A0C886AE"/>
    <w:lvl w:ilvl="0" w:tplc="D4CC1798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169E51B8"/>
    <w:multiLevelType w:val="multilevel"/>
    <w:tmpl w:val="6E589CD2"/>
    <w:lvl w:ilvl="0">
      <w:start w:val="1"/>
      <w:numFmt w:val="decimal"/>
      <w:lvlText w:val="%1."/>
      <w:lvlJc w:val="left"/>
      <w:pPr>
        <w:ind w:left="0" w:firstLine="0"/>
      </w:pPr>
      <w:rPr>
        <w:i w:val="0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3">
    <w:nsid w:val="178031F3"/>
    <w:multiLevelType w:val="multilevel"/>
    <w:tmpl w:val="F89ABCFC"/>
    <w:lvl w:ilvl="0">
      <w:start w:val="1"/>
      <w:numFmt w:val="decimal"/>
      <w:lvlText w:val="%1."/>
      <w:lvlJc w:val="left"/>
      <w:pPr>
        <w:ind w:left="3910" w:hanging="360"/>
      </w:pPr>
    </w:lvl>
    <w:lvl w:ilvl="1">
      <w:start w:val="1"/>
      <w:numFmt w:val="decimal"/>
      <w:lvlText w:val="%1.%2"/>
      <w:lvlJc w:val="left"/>
      <w:pPr>
        <w:ind w:left="4270" w:hanging="360"/>
      </w:pPr>
    </w:lvl>
    <w:lvl w:ilvl="2">
      <w:start w:val="1"/>
      <w:numFmt w:val="decimal"/>
      <w:lvlText w:val="%1.%2.%3"/>
      <w:lvlJc w:val="left"/>
      <w:pPr>
        <w:ind w:left="4990" w:hanging="720"/>
      </w:pPr>
    </w:lvl>
    <w:lvl w:ilvl="3">
      <w:start w:val="1"/>
      <w:numFmt w:val="decimal"/>
      <w:lvlText w:val="%1.%2.%3.%4"/>
      <w:lvlJc w:val="left"/>
      <w:pPr>
        <w:ind w:left="5350" w:hanging="720"/>
      </w:pPr>
    </w:lvl>
    <w:lvl w:ilvl="4">
      <w:start w:val="1"/>
      <w:numFmt w:val="decimal"/>
      <w:lvlText w:val="%1.%2.%3.%4.%5"/>
      <w:lvlJc w:val="left"/>
      <w:pPr>
        <w:ind w:left="6070" w:hanging="1080"/>
      </w:pPr>
    </w:lvl>
    <w:lvl w:ilvl="5">
      <w:start w:val="1"/>
      <w:numFmt w:val="decimal"/>
      <w:lvlText w:val="%1.%2.%3.%4.%5.%6"/>
      <w:lvlJc w:val="left"/>
      <w:pPr>
        <w:ind w:left="6430" w:hanging="1080"/>
      </w:pPr>
    </w:lvl>
    <w:lvl w:ilvl="6">
      <w:start w:val="1"/>
      <w:numFmt w:val="decimal"/>
      <w:lvlText w:val="%1.%2.%3.%4.%5.%6.%7"/>
      <w:lvlJc w:val="left"/>
      <w:pPr>
        <w:ind w:left="7150" w:hanging="1440"/>
      </w:pPr>
    </w:lvl>
    <w:lvl w:ilvl="7">
      <w:start w:val="1"/>
      <w:numFmt w:val="decimal"/>
      <w:lvlText w:val="%1.%2.%3.%4.%5.%6.%7.%8"/>
      <w:lvlJc w:val="left"/>
      <w:pPr>
        <w:ind w:left="7510" w:hanging="1440"/>
      </w:pPr>
    </w:lvl>
    <w:lvl w:ilvl="8">
      <w:start w:val="1"/>
      <w:numFmt w:val="decimal"/>
      <w:lvlText w:val="%1.%2.%3.%4.%5.%6.%7.%8.%9"/>
      <w:lvlJc w:val="left"/>
      <w:pPr>
        <w:ind w:left="8230" w:hanging="1800"/>
      </w:pPr>
    </w:lvl>
  </w:abstractNum>
  <w:abstractNum w:abstractNumId="4">
    <w:nsid w:val="210278E7"/>
    <w:multiLevelType w:val="hybridMultilevel"/>
    <w:tmpl w:val="F7868142"/>
    <w:lvl w:ilvl="0" w:tplc="E06883C0"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>
    <w:nsid w:val="29BA7EAE"/>
    <w:multiLevelType w:val="hybridMultilevel"/>
    <w:tmpl w:val="AE822EE2"/>
    <w:lvl w:ilvl="0" w:tplc="7B68E3E6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6">
    <w:nsid w:val="46057A0A"/>
    <w:multiLevelType w:val="hybridMultilevel"/>
    <w:tmpl w:val="2CF8746C"/>
    <w:lvl w:ilvl="0" w:tplc="55E8133C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4CC55843"/>
    <w:multiLevelType w:val="hybridMultilevel"/>
    <w:tmpl w:val="91F03A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2361E1"/>
    <w:multiLevelType w:val="hybridMultilevel"/>
    <w:tmpl w:val="A08ED9E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>
    <w:nsid w:val="570E0D64"/>
    <w:multiLevelType w:val="hybridMultilevel"/>
    <w:tmpl w:val="FA7ACF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82234E"/>
    <w:multiLevelType w:val="hybridMultilevel"/>
    <w:tmpl w:val="4D842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D85B0A"/>
    <w:multiLevelType w:val="hybridMultilevel"/>
    <w:tmpl w:val="18CCAF82"/>
    <w:lvl w:ilvl="0" w:tplc="B5286F88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12">
    <w:nsid w:val="6D343B60"/>
    <w:multiLevelType w:val="hybridMultilevel"/>
    <w:tmpl w:val="09C4DEB6"/>
    <w:lvl w:ilvl="0" w:tplc="5AA0146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DE42574"/>
    <w:multiLevelType w:val="hybridMultilevel"/>
    <w:tmpl w:val="3026783C"/>
    <w:lvl w:ilvl="0" w:tplc="F34EC1B4">
      <w:start w:val="1"/>
      <w:numFmt w:val="bullet"/>
      <w:lvlText w:val=""/>
      <w:lvlJc w:val="left"/>
      <w:pPr>
        <w:ind w:left="1890" w:hanging="360"/>
      </w:pPr>
      <w:rPr>
        <w:rFonts w:ascii="Wingdings" w:hAnsi="Wingdings"/>
      </w:rPr>
    </w:lvl>
    <w:lvl w:ilvl="1" w:tplc="8E3E7BE6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/>
      </w:rPr>
    </w:lvl>
    <w:lvl w:ilvl="2" w:tplc="C4D6BA84">
      <w:start w:val="1"/>
      <w:numFmt w:val="bullet"/>
      <w:lvlText w:val=""/>
      <w:lvlJc w:val="left"/>
      <w:pPr>
        <w:ind w:left="3330" w:hanging="360"/>
      </w:pPr>
      <w:rPr>
        <w:rFonts w:ascii="Wingdings" w:hAnsi="Wingdings"/>
      </w:rPr>
    </w:lvl>
    <w:lvl w:ilvl="3" w:tplc="CDD64076">
      <w:start w:val="1"/>
      <w:numFmt w:val="bullet"/>
      <w:lvlText w:val=""/>
      <w:lvlJc w:val="left"/>
      <w:pPr>
        <w:ind w:left="4050" w:hanging="360"/>
      </w:pPr>
      <w:rPr>
        <w:rFonts w:ascii="Symbol" w:hAnsi="Symbol"/>
      </w:rPr>
    </w:lvl>
    <w:lvl w:ilvl="4" w:tplc="7722C372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/>
      </w:rPr>
    </w:lvl>
    <w:lvl w:ilvl="5" w:tplc="8398F380">
      <w:start w:val="1"/>
      <w:numFmt w:val="bullet"/>
      <w:lvlText w:val=""/>
      <w:lvlJc w:val="left"/>
      <w:pPr>
        <w:ind w:left="5490" w:hanging="360"/>
      </w:pPr>
      <w:rPr>
        <w:rFonts w:ascii="Wingdings" w:hAnsi="Wingdings"/>
      </w:rPr>
    </w:lvl>
    <w:lvl w:ilvl="6" w:tplc="0BCCDC24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7" w:tplc="0A829D84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/>
      </w:rPr>
    </w:lvl>
    <w:lvl w:ilvl="8" w:tplc="475053C2">
      <w:start w:val="1"/>
      <w:numFmt w:val="bullet"/>
      <w:lvlText w:val=""/>
      <w:lvlJc w:val="left"/>
      <w:pPr>
        <w:ind w:left="7650" w:hanging="360"/>
      </w:pPr>
      <w:rPr>
        <w:rFonts w:ascii="Wingdings" w:hAnsi="Wingdings"/>
      </w:rPr>
    </w:lvl>
  </w:abstractNum>
  <w:abstractNum w:abstractNumId="14">
    <w:nsid w:val="708C0052"/>
    <w:multiLevelType w:val="hybridMultilevel"/>
    <w:tmpl w:val="E29AAAF6"/>
    <w:lvl w:ilvl="0" w:tplc="E06883C0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70E55591"/>
    <w:multiLevelType w:val="hybridMultilevel"/>
    <w:tmpl w:val="A85EAB8C"/>
    <w:lvl w:ilvl="0" w:tplc="1242C066">
      <w:start w:val="4"/>
      <w:numFmt w:val="bullet"/>
      <w:lvlText w:val="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172888"/>
    <w:multiLevelType w:val="hybridMultilevel"/>
    <w:tmpl w:val="5E12741E"/>
    <w:lvl w:ilvl="0" w:tplc="FDE62C9A">
      <w:start w:val="1"/>
      <w:numFmt w:val="decimal"/>
      <w:lvlText w:val="%1."/>
      <w:lvlJc w:val="left"/>
      <w:pPr>
        <w:ind w:left="720" w:hanging="360"/>
      </w:pPr>
    </w:lvl>
    <w:lvl w:ilvl="1" w:tplc="75223AE4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A2A89F10">
      <w:numFmt w:val="bullet"/>
      <w:lvlText w:val="-"/>
      <w:lvlJc w:val="left"/>
      <w:pPr>
        <w:ind w:left="2820" w:hanging="840"/>
      </w:pPr>
      <w:rPr>
        <w:rFonts w:ascii="Times New Roman" w:eastAsia="Times New Roman" w:hAnsi="Times New Roman" w:cs="Times New Roman"/>
      </w:rPr>
    </w:lvl>
    <w:lvl w:ilvl="3" w:tplc="AFCEE698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11680B3A">
      <w:start w:val="1"/>
      <w:numFmt w:val="lowerLetter"/>
      <w:lvlText w:val="%5."/>
      <w:lvlJc w:val="left"/>
      <w:pPr>
        <w:ind w:left="3600" w:hanging="360"/>
      </w:pPr>
    </w:lvl>
    <w:lvl w:ilvl="5" w:tplc="F4F62258">
      <w:numFmt w:val="bullet"/>
      <w:lvlText w:val=""/>
      <w:lvlJc w:val="left"/>
      <w:pPr>
        <w:ind w:left="5160" w:hanging="1020"/>
      </w:pPr>
      <w:rPr>
        <w:rFonts w:ascii="Symbol" w:eastAsia="MS Mincho" w:hAnsi="Symbol" w:cs="Times New Roman"/>
      </w:rPr>
    </w:lvl>
    <w:lvl w:ilvl="6" w:tplc="D520B13E">
      <w:start w:val="1"/>
      <w:numFmt w:val="decimal"/>
      <w:lvlText w:val="%7."/>
      <w:lvlJc w:val="left"/>
      <w:pPr>
        <w:ind w:left="5040" w:hanging="360"/>
      </w:pPr>
    </w:lvl>
    <w:lvl w:ilvl="7" w:tplc="3086F516">
      <w:start w:val="1"/>
      <w:numFmt w:val="lowerLetter"/>
      <w:lvlText w:val="%8."/>
      <w:lvlJc w:val="left"/>
      <w:pPr>
        <w:ind w:left="5760" w:hanging="360"/>
      </w:pPr>
    </w:lvl>
    <w:lvl w:ilvl="8" w:tplc="03B49290">
      <w:start w:val="1"/>
      <w:numFmt w:val="lowerRoman"/>
      <w:lvlText w:val="%9."/>
      <w:lvlJc w:val="lef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2"/>
  </w:num>
  <w:num w:numId="4">
    <w:abstractNumId w:val="13"/>
  </w:num>
  <w:num w:numId="5">
    <w:abstractNumId w:val="9"/>
  </w:num>
  <w:num w:numId="6">
    <w:abstractNumId w:val="0"/>
  </w:num>
  <w:num w:numId="7">
    <w:abstractNumId w:val="10"/>
  </w:num>
  <w:num w:numId="8">
    <w:abstractNumId w:val="15"/>
  </w:num>
  <w:num w:numId="9">
    <w:abstractNumId w:val="7"/>
  </w:num>
  <w:num w:numId="10">
    <w:abstractNumId w:val="8"/>
  </w:num>
  <w:num w:numId="11">
    <w:abstractNumId w:val="14"/>
  </w:num>
  <w:num w:numId="12">
    <w:abstractNumId w:val="4"/>
  </w:num>
  <w:num w:numId="13">
    <w:abstractNumId w:val="12"/>
  </w:num>
  <w:num w:numId="14">
    <w:abstractNumId w:val="5"/>
  </w:num>
  <w:num w:numId="15">
    <w:abstractNumId w:val="11"/>
  </w:num>
  <w:num w:numId="16">
    <w:abstractNumId w:val="6"/>
  </w:num>
  <w:num w:numId="1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A84"/>
    <w:rsid w:val="00010CFA"/>
    <w:rsid w:val="000123AA"/>
    <w:rsid w:val="00024CD6"/>
    <w:rsid w:val="00031E2C"/>
    <w:rsid w:val="0003476B"/>
    <w:rsid w:val="000422D8"/>
    <w:rsid w:val="00043A5E"/>
    <w:rsid w:val="000450BD"/>
    <w:rsid w:val="00046890"/>
    <w:rsid w:val="00047DCD"/>
    <w:rsid w:val="000518A4"/>
    <w:rsid w:val="00056CFE"/>
    <w:rsid w:val="0006048A"/>
    <w:rsid w:val="00072628"/>
    <w:rsid w:val="000728ED"/>
    <w:rsid w:val="0008007B"/>
    <w:rsid w:val="0008469A"/>
    <w:rsid w:val="000859F9"/>
    <w:rsid w:val="00085ED6"/>
    <w:rsid w:val="0008712D"/>
    <w:rsid w:val="00094689"/>
    <w:rsid w:val="00094FF6"/>
    <w:rsid w:val="000969B9"/>
    <w:rsid w:val="000A051D"/>
    <w:rsid w:val="000A4A18"/>
    <w:rsid w:val="000B56F2"/>
    <w:rsid w:val="000D5FCB"/>
    <w:rsid w:val="000E73F3"/>
    <w:rsid w:val="000F1181"/>
    <w:rsid w:val="000F2B3B"/>
    <w:rsid w:val="00101AA1"/>
    <w:rsid w:val="00102CB4"/>
    <w:rsid w:val="00121F9F"/>
    <w:rsid w:val="0013165C"/>
    <w:rsid w:val="001343C8"/>
    <w:rsid w:val="0013595D"/>
    <w:rsid w:val="0013685D"/>
    <w:rsid w:val="00154649"/>
    <w:rsid w:val="001569F6"/>
    <w:rsid w:val="00162E54"/>
    <w:rsid w:val="00165FC8"/>
    <w:rsid w:val="00166582"/>
    <w:rsid w:val="00174FC3"/>
    <w:rsid w:val="0017767E"/>
    <w:rsid w:val="00182999"/>
    <w:rsid w:val="00183377"/>
    <w:rsid w:val="00184892"/>
    <w:rsid w:val="001903C7"/>
    <w:rsid w:val="00191988"/>
    <w:rsid w:val="001A0D3E"/>
    <w:rsid w:val="001A0F55"/>
    <w:rsid w:val="001A1E02"/>
    <w:rsid w:val="001A3F97"/>
    <w:rsid w:val="001A7EC3"/>
    <w:rsid w:val="001B1D01"/>
    <w:rsid w:val="001B7970"/>
    <w:rsid w:val="001C0852"/>
    <w:rsid w:val="001C1471"/>
    <w:rsid w:val="001C1F2C"/>
    <w:rsid w:val="001C2649"/>
    <w:rsid w:val="001D0731"/>
    <w:rsid w:val="001D55BD"/>
    <w:rsid w:val="001E0B42"/>
    <w:rsid w:val="001E0E36"/>
    <w:rsid w:val="001E1BB2"/>
    <w:rsid w:val="001E2A15"/>
    <w:rsid w:val="001F2F54"/>
    <w:rsid w:val="001F4DD0"/>
    <w:rsid w:val="00204E64"/>
    <w:rsid w:val="00206EBE"/>
    <w:rsid w:val="0021738F"/>
    <w:rsid w:val="00220E3C"/>
    <w:rsid w:val="0022118C"/>
    <w:rsid w:val="00221D7A"/>
    <w:rsid w:val="002223B5"/>
    <w:rsid w:val="00232014"/>
    <w:rsid w:val="002350B6"/>
    <w:rsid w:val="00236DB4"/>
    <w:rsid w:val="0023734A"/>
    <w:rsid w:val="00240C99"/>
    <w:rsid w:val="0025225D"/>
    <w:rsid w:val="002556D9"/>
    <w:rsid w:val="0026083B"/>
    <w:rsid w:val="0026086B"/>
    <w:rsid w:val="00260D93"/>
    <w:rsid w:val="00267619"/>
    <w:rsid w:val="00274F72"/>
    <w:rsid w:val="002A0044"/>
    <w:rsid w:val="002A31AA"/>
    <w:rsid w:val="002B447B"/>
    <w:rsid w:val="002B772A"/>
    <w:rsid w:val="002D4A06"/>
    <w:rsid w:val="002D6021"/>
    <w:rsid w:val="002E2C54"/>
    <w:rsid w:val="002E3EC7"/>
    <w:rsid w:val="002E64AA"/>
    <w:rsid w:val="002F00F7"/>
    <w:rsid w:val="002F2995"/>
    <w:rsid w:val="002F39BF"/>
    <w:rsid w:val="002F4A18"/>
    <w:rsid w:val="002F4B47"/>
    <w:rsid w:val="002F6447"/>
    <w:rsid w:val="0031000C"/>
    <w:rsid w:val="00311E21"/>
    <w:rsid w:val="003224C7"/>
    <w:rsid w:val="00322AAD"/>
    <w:rsid w:val="00324965"/>
    <w:rsid w:val="0032565C"/>
    <w:rsid w:val="00325D17"/>
    <w:rsid w:val="003278B2"/>
    <w:rsid w:val="00332B2B"/>
    <w:rsid w:val="00337EDB"/>
    <w:rsid w:val="003531A1"/>
    <w:rsid w:val="0035543C"/>
    <w:rsid w:val="00363500"/>
    <w:rsid w:val="0036369A"/>
    <w:rsid w:val="00363C4A"/>
    <w:rsid w:val="00364CC8"/>
    <w:rsid w:val="0037037D"/>
    <w:rsid w:val="003750A6"/>
    <w:rsid w:val="00396ABD"/>
    <w:rsid w:val="003A489E"/>
    <w:rsid w:val="003A6638"/>
    <w:rsid w:val="003A73AE"/>
    <w:rsid w:val="003C43B7"/>
    <w:rsid w:val="003E2916"/>
    <w:rsid w:val="003E45A2"/>
    <w:rsid w:val="003E4EFC"/>
    <w:rsid w:val="003F3645"/>
    <w:rsid w:val="003F7E31"/>
    <w:rsid w:val="00401A62"/>
    <w:rsid w:val="00405366"/>
    <w:rsid w:val="00411CBE"/>
    <w:rsid w:val="0041263A"/>
    <w:rsid w:val="00415027"/>
    <w:rsid w:val="004250B4"/>
    <w:rsid w:val="00430C09"/>
    <w:rsid w:val="00432568"/>
    <w:rsid w:val="00433E63"/>
    <w:rsid w:val="004433D9"/>
    <w:rsid w:val="004517FB"/>
    <w:rsid w:val="004526A1"/>
    <w:rsid w:val="00455EA0"/>
    <w:rsid w:val="00457EA8"/>
    <w:rsid w:val="00472553"/>
    <w:rsid w:val="0047612E"/>
    <w:rsid w:val="00492B0D"/>
    <w:rsid w:val="00494113"/>
    <w:rsid w:val="004A2038"/>
    <w:rsid w:val="004A444F"/>
    <w:rsid w:val="004A66BA"/>
    <w:rsid w:val="004B0857"/>
    <w:rsid w:val="004B2A43"/>
    <w:rsid w:val="004D0DD3"/>
    <w:rsid w:val="004D30E2"/>
    <w:rsid w:val="004E2210"/>
    <w:rsid w:val="004E33AE"/>
    <w:rsid w:val="004E5134"/>
    <w:rsid w:val="004E6B7B"/>
    <w:rsid w:val="004F6B31"/>
    <w:rsid w:val="004F7BD9"/>
    <w:rsid w:val="005032D4"/>
    <w:rsid w:val="0050341E"/>
    <w:rsid w:val="0051061D"/>
    <w:rsid w:val="00520509"/>
    <w:rsid w:val="00520914"/>
    <w:rsid w:val="005234C7"/>
    <w:rsid w:val="00526100"/>
    <w:rsid w:val="0053069C"/>
    <w:rsid w:val="00535544"/>
    <w:rsid w:val="00536BC3"/>
    <w:rsid w:val="005443C3"/>
    <w:rsid w:val="005453D7"/>
    <w:rsid w:val="00574A3E"/>
    <w:rsid w:val="00576EF3"/>
    <w:rsid w:val="00576F26"/>
    <w:rsid w:val="00577700"/>
    <w:rsid w:val="0058077D"/>
    <w:rsid w:val="005858C1"/>
    <w:rsid w:val="005868A7"/>
    <w:rsid w:val="00587039"/>
    <w:rsid w:val="00587C1D"/>
    <w:rsid w:val="005933EE"/>
    <w:rsid w:val="005959C1"/>
    <w:rsid w:val="00596A99"/>
    <w:rsid w:val="005B15D4"/>
    <w:rsid w:val="005C6D2B"/>
    <w:rsid w:val="005E38F0"/>
    <w:rsid w:val="005E64E0"/>
    <w:rsid w:val="005F31EF"/>
    <w:rsid w:val="006009D6"/>
    <w:rsid w:val="00603EFB"/>
    <w:rsid w:val="006043EC"/>
    <w:rsid w:val="006140BA"/>
    <w:rsid w:val="0062010F"/>
    <w:rsid w:val="00623AC2"/>
    <w:rsid w:val="006349FC"/>
    <w:rsid w:val="00646EB0"/>
    <w:rsid w:val="00651740"/>
    <w:rsid w:val="00652875"/>
    <w:rsid w:val="00656D32"/>
    <w:rsid w:val="006631BA"/>
    <w:rsid w:val="00664ACE"/>
    <w:rsid w:val="006661C4"/>
    <w:rsid w:val="0067147A"/>
    <w:rsid w:val="00682551"/>
    <w:rsid w:val="00682990"/>
    <w:rsid w:val="00682EF7"/>
    <w:rsid w:val="00684A7F"/>
    <w:rsid w:val="0068618B"/>
    <w:rsid w:val="006916A9"/>
    <w:rsid w:val="00693FA8"/>
    <w:rsid w:val="00694673"/>
    <w:rsid w:val="00696C90"/>
    <w:rsid w:val="006A4AF1"/>
    <w:rsid w:val="006B719B"/>
    <w:rsid w:val="006C61EF"/>
    <w:rsid w:val="006C75DC"/>
    <w:rsid w:val="006D0A51"/>
    <w:rsid w:val="006D5E46"/>
    <w:rsid w:val="006E3F73"/>
    <w:rsid w:val="006E54AD"/>
    <w:rsid w:val="006F6E06"/>
    <w:rsid w:val="0070159F"/>
    <w:rsid w:val="00710A8E"/>
    <w:rsid w:val="00711164"/>
    <w:rsid w:val="00711BB7"/>
    <w:rsid w:val="0071273C"/>
    <w:rsid w:val="00721725"/>
    <w:rsid w:val="00722CCE"/>
    <w:rsid w:val="00723F29"/>
    <w:rsid w:val="00726E5F"/>
    <w:rsid w:val="007358DA"/>
    <w:rsid w:val="00736301"/>
    <w:rsid w:val="00736636"/>
    <w:rsid w:val="00746B95"/>
    <w:rsid w:val="0075019D"/>
    <w:rsid w:val="00753A93"/>
    <w:rsid w:val="0076349F"/>
    <w:rsid w:val="00766B00"/>
    <w:rsid w:val="007751A0"/>
    <w:rsid w:val="00776BFB"/>
    <w:rsid w:val="007826B5"/>
    <w:rsid w:val="007845FE"/>
    <w:rsid w:val="00784F7A"/>
    <w:rsid w:val="007863B6"/>
    <w:rsid w:val="007A02C4"/>
    <w:rsid w:val="007A1444"/>
    <w:rsid w:val="007A5D9D"/>
    <w:rsid w:val="007B46DC"/>
    <w:rsid w:val="007B5ABF"/>
    <w:rsid w:val="007C1673"/>
    <w:rsid w:val="007C527E"/>
    <w:rsid w:val="007C6A0A"/>
    <w:rsid w:val="007D2B63"/>
    <w:rsid w:val="007D3D69"/>
    <w:rsid w:val="007D6FD2"/>
    <w:rsid w:val="007D71FE"/>
    <w:rsid w:val="007E3306"/>
    <w:rsid w:val="007E4B89"/>
    <w:rsid w:val="007E531A"/>
    <w:rsid w:val="007F0D4E"/>
    <w:rsid w:val="007F10B8"/>
    <w:rsid w:val="007F3F49"/>
    <w:rsid w:val="007F4337"/>
    <w:rsid w:val="007F54AE"/>
    <w:rsid w:val="008015F1"/>
    <w:rsid w:val="00807B3A"/>
    <w:rsid w:val="00807B7A"/>
    <w:rsid w:val="00816051"/>
    <w:rsid w:val="00821442"/>
    <w:rsid w:val="0082742F"/>
    <w:rsid w:val="00835689"/>
    <w:rsid w:val="00842532"/>
    <w:rsid w:val="00845E9D"/>
    <w:rsid w:val="00850F30"/>
    <w:rsid w:val="00854759"/>
    <w:rsid w:val="008569E2"/>
    <w:rsid w:val="00861706"/>
    <w:rsid w:val="00875880"/>
    <w:rsid w:val="0087758E"/>
    <w:rsid w:val="008813B3"/>
    <w:rsid w:val="00882A1A"/>
    <w:rsid w:val="00885203"/>
    <w:rsid w:val="00887C55"/>
    <w:rsid w:val="008A03CD"/>
    <w:rsid w:val="008A0A9F"/>
    <w:rsid w:val="008A10A7"/>
    <w:rsid w:val="008A1F5A"/>
    <w:rsid w:val="008A1FDC"/>
    <w:rsid w:val="008A41FA"/>
    <w:rsid w:val="008A6F80"/>
    <w:rsid w:val="008B197B"/>
    <w:rsid w:val="008B1E0D"/>
    <w:rsid w:val="008B2646"/>
    <w:rsid w:val="008C08C7"/>
    <w:rsid w:val="008C17A9"/>
    <w:rsid w:val="008C230D"/>
    <w:rsid w:val="008C3681"/>
    <w:rsid w:val="008C37E9"/>
    <w:rsid w:val="008C44F4"/>
    <w:rsid w:val="008C5400"/>
    <w:rsid w:val="008D2A89"/>
    <w:rsid w:val="008E22BB"/>
    <w:rsid w:val="008E59FE"/>
    <w:rsid w:val="008E5E2F"/>
    <w:rsid w:val="008E6291"/>
    <w:rsid w:val="008E6408"/>
    <w:rsid w:val="009020B9"/>
    <w:rsid w:val="00911B3F"/>
    <w:rsid w:val="00926259"/>
    <w:rsid w:val="00926C04"/>
    <w:rsid w:val="009342FD"/>
    <w:rsid w:val="0093724A"/>
    <w:rsid w:val="00942C4D"/>
    <w:rsid w:val="00943B68"/>
    <w:rsid w:val="00960504"/>
    <w:rsid w:val="009605D2"/>
    <w:rsid w:val="00962232"/>
    <w:rsid w:val="009727A8"/>
    <w:rsid w:val="00973B9D"/>
    <w:rsid w:val="00986C70"/>
    <w:rsid w:val="00993378"/>
    <w:rsid w:val="00995AB7"/>
    <w:rsid w:val="009A0785"/>
    <w:rsid w:val="009A0DD6"/>
    <w:rsid w:val="009A19A0"/>
    <w:rsid w:val="009A4D88"/>
    <w:rsid w:val="009A4DA9"/>
    <w:rsid w:val="009A7135"/>
    <w:rsid w:val="009B52CC"/>
    <w:rsid w:val="009B5F2F"/>
    <w:rsid w:val="009C450E"/>
    <w:rsid w:val="009D2330"/>
    <w:rsid w:val="009E50EF"/>
    <w:rsid w:val="009F608A"/>
    <w:rsid w:val="00A11A79"/>
    <w:rsid w:val="00A148CB"/>
    <w:rsid w:val="00A26474"/>
    <w:rsid w:val="00A33F26"/>
    <w:rsid w:val="00A411B8"/>
    <w:rsid w:val="00A41C03"/>
    <w:rsid w:val="00A43BF7"/>
    <w:rsid w:val="00A52A17"/>
    <w:rsid w:val="00A535EA"/>
    <w:rsid w:val="00A539B0"/>
    <w:rsid w:val="00A53A1E"/>
    <w:rsid w:val="00A54730"/>
    <w:rsid w:val="00A561A4"/>
    <w:rsid w:val="00A62B79"/>
    <w:rsid w:val="00A82849"/>
    <w:rsid w:val="00A8386E"/>
    <w:rsid w:val="00A941B4"/>
    <w:rsid w:val="00AA63F9"/>
    <w:rsid w:val="00AA7890"/>
    <w:rsid w:val="00AD1781"/>
    <w:rsid w:val="00AD54D2"/>
    <w:rsid w:val="00AD5786"/>
    <w:rsid w:val="00AD74BD"/>
    <w:rsid w:val="00AE10CE"/>
    <w:rsid w:val="00AE12C0"/>
    <w:rsid w:val="00AE6146"/>
    <w:rsid w:val="00B103CF"/>
    <w:rsid w:val="00B13137"/>
    <w:rsid w:val="00B1597A"/>
    <w:rsid w:val="00B25359"/>
    <w:rsid w:val="00B36E05"/>
    <w:rsid w:val="00B37E35"/>
    <w:rsid w:val="00B415BE"/>
    <w:rsid w:val="00B41E29"/>
    <w:rsid w:val="00B44793"/>
    <w:rsid w:val="00B4724A"/>
    <w:rsid w:val="00B510D1"/>
    <w:rsid w:val="00B71733"/>
    <w:rsid w:val="00B77BC1"/>
    <w:rsid w:val="00B81ACB"/>
    <w:rsid w:val="00BB0258"/>
    <w:rsid w:val="00BB3DED"/>
    <w:rsid w:val="00BC336A"/>
    <w:rsid w:val="00BD0976"/>
    <w:rsid w:val="00BD6B49"/>
    <w:rsid w:val="00BD7924"/>
    <w:rsid w:val="00BE69D3"/>
    <w:rsid w:val="00BE7BCF"/>
    <w:rsid w:val="00BF07CB"/>
    <w:rsid w:val="00BF38E7"/>
    <w:rsid w:val="00BF507B"/>
    <w:rsid w:val="00C03F73"/>
    <w:rsid w:val="00C04EBF"/>
    <w:rsid w:val="00C112CD"/>
    <w:rsid w:val="00C159FC"/>
    <w:rsid w:val="00C165DC"/>
    <w:rsid w:val="00C2577B"/>
    <w:rsid w:val="00C263D3"/>
    <w:rsid w:val="00C33B27"/>
    <w:rsid w:val="00C33E9F"/>
    <w:rsid w:val="00C3599B"/>
    <w:rsid w:val="00C43280"/>
    <w:rsid w:val="00C469AB"/>
    <w:rsid w:val="00C60E0E"/>
    <w:rsid w:val="00C632BE"/>
    <w:rsid w:val="00C63E43"/>
    <w:rsid w:val="00C64285"/>
    <w:rsid w:val="00C7364C"/>
    <w:rsid w:val="00CA23A1"/>
    <w:rsid w:val="00CA6373"/>
    <w:rsid w:val="00CB2C21"/>
    <w:rsid w:val="00CB4C91"/>
    <w:rsid w:val="00CB616E"/>
    <w:rsid w:val="00CC1BF7"/>
    <w:rsid w:val="00CC4276"/>
    <w:rsid w:val="00CC5A81"/>
    <w:rsid w:val="00CC5B7A"/>
    <w:rsid w:val="00CC7104"/>
    <w:rsid w:val="00CE581C"/>
    <w:rsid w:val="00CE77F1"/>
    <w:rsid w:val="00CF3482"/>
    <w:rsid w:val="00CF550D"/>
    <w:rsid w:val="00CF605A"/>
    <w:rsid w:val="00D003F7"/>
    <w:rsid w:val="00D016DB"/>
    <w:rsid w:val="00D10A09"/>
    <w:rsid w:val="00D27A84"/>
    <w:rsid w:val="00D34453"/>
    <w:rsid w:val="00D35847"/>
    <w:rsid w:val="00D40634"/>
    <w:rsid w:val="00D51146"/>
    <w:rsid w:val="00D54DCD"/>
    <w:rsid w:val="00D713D8"/>
    <w:rsid w:val="00D73543"/>
    <w:rsid w:val="00D774DF"/>
    <w:rsid w:val="00D873F7"/>
    <w:rsid w:val="00D87832"/>
    <w:rsid w:val="00D92E6D"/>
    <w:rsid w:val="00D93CAC"/>
    <w:rsid w:val="00D95B5C"/>
    <w:rsid w:val="00DA3251"/>
    <w:rsid w:val="00DB451F"/>
    <w:rsid w:val="00DC3E26"/>
    <w:rsid w:val="00DC44E8"/>
    <w:rsid w:val="00DC6369"/>
    <w:rsid w:val="00DD0CD8"/>
    <w:rsid w:val="00DD5B79"/>
    <w:rsid w:val="00DD6A24"/>
    <w:rsid w:val="00DD7EC6"/>
    <w:rsid w:val="00DE4318"/>
    <w:rsid w:val="00DE697F"/>
    <w:rsid w:val="00DF253B"/>
    <w:rsid w:val="00DF4527"/>
    <w:rsid w:val="00DF4C3A"/>
    <w:rsid w:val="00E03FC6"/>
    <w:rsid w:val="00E04278"/>
    <w:rsid w:val="00E16772"/>
    <w:rsid w:val="00E221AA"/>
    <w:rsid w:val="00E2399F"/>
    <w:rsid w:val="00E31F2E"/>
    <w:rsid w:val="00E330E4"/>
    <w:rsid w:val="00E43ECC"/>
    <w:rsid w:val="00E44E10"/>
    <w:rsid w:val="00E45F62"/>
    <w:rsid w:val="00E46693"/>
    <w:rsid w:val="00E473CF"/>
    <w:rsid w:val="00E508AE"/>
    <w:rsid w:val="00E649FC"/>
    <w:rsid w:val="00E65E17"/>
    <w:rsid w:val="00E729FB"/>
    <w:rsid w:val="00E7454E"/>
    <w:rsid w:val="00E76BCE"/>
    <w:rsid w:val="00E76CC6"/>
    <w:rsid w:val="00E81515"/>
    <w:rsid w:val="00E81739"/>
    <w:rsid w:val="00E81B02"/>
    <w:rsid w:val="00E91D01"/>
    <w:rsid w:val="00E92AFD"/>
    <w:rsid w:val="00EA1613"/>
    <w:rsid w:val="00EA3263"/>
    <w:rsid w:val="00EA5916"/>
    <w:rsid w:val="00EA6E06"/>
    <w:rsid w:val="00EB454C"/>
    <w:rsid w:val="00ED0164"/>
    <w:rsid w:val="00ED0866"/>
    <w:rsid w:val="00EE49AB"/>
    <w:rsid w:val="00EE53A6"/>
    <w:rsid w:val="00EE67BB"/>
    <w:rsid w:val="00EF1598"/>
    <w:rsid w:val="00F11892"/>
    <w:rsid w:val="00F13911"/>
    <w:rsid w:val="00F15B5D"/>
    <w:rsid w:val="00F16669"/>
    <w:rsid w:val="00F2606A"/>
    <w:rsid w:val="00F26BB0"/>
    <w:rsid w:val="00F27DD9"/>
    <w:rsid w:val="00F32FCB"/>
    <w:rsid w:val="00F33BF0"/>
    <w:rsid w:val="00F34706"/>
    <w:rsid w:val="00F3676B"/>
    <w:rsid w:val="00F36DF4"/>
    <w:rsid w:val="00F37362"/>
    <w:rsid w:val="00F37709"/>
    <w:rsid w:val="00F42592"/>
    <w:rsid w:val="00F42E2F"/>
    <w:rsid w:val="00F50562"/>
    <w:rsid w:val="00F538B9"/>
    <w:rsid w:val="00F62B26"/>
    <w:rsid w:val="00F65E73"/>
    <w:rsid w:val="00F8275E"/>
    <w:rsid w:val="00F82870"/>
    <w:rsid w:val="00F91BAA"/>
    <w:rsid w:val="00FA1F36"/>
    <w:rsid w:val="00FB2284"/>
    <w:rsid w:val="00FD39A1"/>
    <w:rsid w:val="00FE2B47"/>
    <w:rsid w:val="00FE3EB6"/>
    <w:rsid w:val="00FF049A"/>
    <w:rsid w:val="00FF1657"/>
    <w:rsid w:val="00FF5199"/>
    <w:rsid w:val="00FF5248"/>
    <w:rsid w:val="00FF67F0"/>
    <w:rsid w:val="00FF79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8"/>
    <w:pPr>
      <w:spacing w:after="0" w:line="240" w:lineRule="auto"/>
    </w:pPr>
    <w:rPr>
      <w:rFonts w:ascii="Times New Roman" w:eastAsia="MS Mincho" w:hAnsi="Times New Roman" w:cs="Times New Roman"/>
      <w:noProof/>
      <w:sz w:val="24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AA7890"/>
    <w:pPr>
      <w:keepNext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7890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8A41FA"/>
    <w:pPr>
      <w:spacing w:line="360" w:lineRule="auto"/>
      <w:jc w:val="center"/>
    </w:pPr>
    <w:rPr>
      <w:b/>
      <w:sz w:val="40"/>
      <w:lang w:val="en-US"/>
    </w:rPr>
  </w:style>
  <w:style w:type="character" w:customStyle="1" w:styleId="TitleChar">
    <w:name w:val="Title Char"/>
    <w:basedOn w:val="DefaultParagraphFont"/>
    <w:link w:val="Title"/>
    <w:rsid w:val="008A41FA"/>
    <w:rPr>
      <w:rFonts w:ascii="Times New Roman" w:eastAsia="MS Mincho" w:hAnsi="Times New Roman" w:cs="Times New Roman"/>
      <w:b/>
      <w:noProof/>
      <w:sz w:val="40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  <w:style w:type="paragraph" w:styleId="Revision">
    <w:name w:val="Revision"/>
    <w:hidden/>
    <w:uiPriority w:val="99"/>
    <w:semiHidden/>
    <w:rsid w:val="000859F9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FD39A1"/>
  </w:style>
  <w:style w:type="table" w:styleId="TableGrid">
    <w:name w:val="Table Grid"/>
    <w:basedOn w:val="TableNormal"/>
    <w:uiPriority w:val="59"/>
    <w:rsid w:val="00766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7770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7700"/>
    <w:rPr>
      <w:rFonts w:ascii="Times New Roman" w:eastAsia="MS Mincho" w:hAnsi="Times New Roman" w:cs="Times New Roman"/>
      <w:noProof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57770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F7BD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8"/>
    <w:pPr>
      <w:spacing w:after="0" w:line="240" w:lineRule="auto"/>
    </w:pPr>
    <w:rPr>
      <w:rFonts w:ascii="Times New Roman" w:eastAsia="MS Mincho" w:hAnsi="Times New Roman" w:cs="Times New Roman"/>
      <w:noProof/>
      <w:sz w:val="24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AA7890"/>
    <w:pPr>
      <w:keepNext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7890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8A41FA"/>
    <w:pPr>
      <w:spacing w:line="360" w:lineRule="auto"/>
      <w:jc w:val="center"/>
    </w:pPr>
    <w:rPr>
      <w:b/>
      <w:sz w:val="40"/>
      <w:lang w:val="en-US"/>
    </w:rPr>
  </w:style>
  <w:style w:type="character" w:customStyle="1" w:styleId="TitleChar">
    <w:name w:val="Title Char"/>
    <w:basedOn w:val="DefaultParagraphFont"/>
    <w:link w:val="Title"/>
    <w:rsid w:val="008A41FA"/>
    <w:rPr>
      <w:rFonts w:ascii="Times New Roman" w:eastAsia="MS Mincho" w:hAnsi="Times New Roman" w:cs="Times New Roman"/>
      <w:b/>
      <w:noProof/>
      <w:sz w:val="40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  <w:style w:type="paragraph" w:styleId="Revision">
    <w:name w:val="Revision"/>
    <w:hidden/>
    <w:uiPriority w:val="99"/>
    <w:semiHidden/>
    <w:rsid w:val="000859F9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FD39A1"/>
  </w:style>
  <w:style w:type="table" w:styleId="TableGrid">
    <w:name w:val="Table Grid"/>
    <w:basedOn w:val="TableNormal"/>
    <w:uiPriority w:val="59"/>
    <w:rsid w:val="00766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7770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7700"/>
    <w:rPr>
      <w:rFonts w:ascii="Times New Roman" w:eastAsia="MS Mincho" w:hAnsi="Times New Roman" w:cs="Times New Roman"/>
      <w:noProof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57770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F7B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yperlink" Target="http://www.presidenri.go.id/DokumenUU.php/730.pdf" TargetMode="Externa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www.bps.go.id/getfile.php?news=9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PJB99</b:Tag>
    <b:SourceType>JournalArticle</b:SourceType>
    <b:Guid>{75FD85B2-0981-4DC2-9113-55A9D2535159}</b:Guid>
    <b:Title>Towards a better understanding of context and context-awareness</b:Title>
    <b:Year>1999</b:Year>
    <b:Author>
      <b:Author>
        <b:NameList>
          <b:Person>
            <b:Last>P J Brown</b:Last>
            <b:First>N</b:First>
            <b:Middle>Davies, M Smith, and P Steggles</b:Middle>
          </b:Person>
        </b:NameList>
      </b:Author>
    </b:Author>
    <b:JournalName>Springer</b:JournalName>
    <b:RefOrder>5</b:RefOrder>
  </b:Source>
  <b:Source>
    <b:Tag>Che11</b:Tag>
    <b:SourceType>JournalArticle</b:SourceType>
    <b:Guid>{C7AEDBEF-E308-4296-B525-70A505290823}</b:Guid>
    <b:Title>Impacts of International Tourism on Economies in the Asia-Pacific Region: Opportunities and Challenges </b:Title>
    <b:Year>2011</b:Year>
    <b:Publisher>Cognizant Communication Corporation</b:Publisher>
    <b:Volume>16</b:Volume>
    <b:Author>
      <b:Author>
        <b:NameList>
          <b:Person>
            <b:Last>Chen</b:Last>
            <b:First>Rachel</b:First>
            <b:Middle>J.C.</b:Middle>
          </b:Person>
        </b:NameList>
      </b:Author>
    </b:Author>
    <b:Issue>4</b:Issue>
    <b:RefOrder>2</b:RefOrder>
  </b:Source>
  <b:Source>
    <b:Tag>Phi11</b:Tag>
    <b:SourceType>Book</b:SourceType>
    <b:Guid>{AD568EC0-181E-4CAA-9196-100E52C8F260}</b:Guid>
    <b:Title>Tourist Behaviour and the conteporary world</b:Title>
    <b:Year>2011</b:Year>
    <b:Author>
      <b:Author>
        <b:NameList>
          <b:Person>
            <b:Last>Pearce</b:Last>
            <b:First>Philip</b:First>
            <b:Middle>L.</b:Middle>
          </b:Person>
        </b:NameList>
      </b:Author>
    </b:Author>
    <b:City>Canada</b:City>
    <b:Publisher>Tourist Behaviour and the conteporary world</b:Publisher>
    <b:RefOrder>4</b:RefOrder>
  </b:Source>
  <b:Source>
    <b:Tag>Pre12</b:Tag>
    <b:SourceType>DocumentFromInternetSite</b:SourceType>
    <b:Guid>{0FBBFAB6-D890-4A1C-9EEF-A6B891A50169}</b:Guid>
    <b:Author>
      <b:Author>
        <b:NameList>
          <b:Person>
            <b:Last>Presiden</b:Last>
            <b:First>Susilo</b:First>
            <b:Middle>Bambang Yudhoyono</b:Middle>
          </b:Person>
        </b:NameList>
      </b:Author>
    </b:Author>
    <b:Title>Keputusan Presiden Republik Indonesia Nomor 22 Tahun 2011</b:Title>
    <b:InternetSiteTitle>Situs Resmi Presiden Republic Indonesia</b:InternetSiteTitle>
    <b:YearAccessed>2012</b:YearAccessed>
    <b:MonthAccessed>Febuari</b:MonthAccessed>
    <b:DayAccessed>3</b:DayAccessed>
    <b:URL>http://www.presidenri.go.id/DokumenUU.php/730.pdf</b:URL>
    <b:Year>2011</b:Year>
    <b:RefOrder>3</b:RefOrder>
  </b:Source>
  <b:Source>
    <b:Tag>Nik07</b:Tag>
    <b:SourceType>Book</b:SourceType>
    <b:Guid>{CCEA0EE5-2487-4A49-8AD1-E1A1C3BFA882}</b:Guid>
    <b:Author>
      <b:Author>
        <b:NameList>
          <b:Person>
            <b:Last>Ibrahim</b:Last>
            <b:First>Niko</b:First>
          </b:Person>
        </b:NameList>
      </b:Author>
    </b:Author>
    <b:Title>Pengembangan Aplikasi Semantic Web Untuk Membangun Web yang Lebih Cerdas </b:Title>
    <b:Year>2007</b:Year>
    <b:City>Bandung </b:City>
    <b:Publisher>Universitas Kristen Maranatha</b:Publisher>
    <b:RefOrder>6</b:RefOrder>
  </b:Source>
  <b:Source>
    <b:Tag>Joh06</b:Tag>
    <b:SourceType>Book</b:SourceType>
    <b:Guid>{D4BB16EE-FA00-4DB2-A43D-331DCED03971}</b:Guid>
    <b:Author>
      <b:Author>
        <b:NameList>
          <b:Person>
            <b:Last>Davies</b:Last>
            <b:First>John</b:First>
          </b:Person>
        </b:NameList>
      </b:Author>
    </b:Author>
    <b:Title>Semantic Web Technology</b:Title>
    <b:Year>2006</b:Year>
    <b:CountryRegion>England</b:CountryRegion>
    <b:Publisher>John Wiley &amp; Sons Ltd</b:Publisher>
    <b:RefOrder>7</b:RefOrder>
  </b:Source>
  <b:Source>
    <b:Tag>Gab10</b:Tag>
    <b:SourceType>Book</b:SourceType>
    <b:Guid>{895816E0-A646-4110-A7FC-207CCD9520B5}</b:Guid>
    <b:Author>
      <b:Author>
        <b:NameList>
          <b:Person>
            <b:Last>Svennerberg</b:Last>
            <b:First>Gabriel</b:First>
          </b:Person>
        </b:NameList>
      </b:Author>
    </b:Author>
    <b:Title>Beginning Google Maps API 3</b:Title>
    <b:Year>2010</b:Year>
    <b:CountryRegion>United States of America</b:CountryRegion>
    <b:Publisher>apress</b:Publisher>
    <b:RefOrder>13</b:RefOrder>
  </b:Source>
  <b:Source>
    <b:Tag>Mar08</b:Tag>
    <b:SourceType>Book</b:SourceType>
    <b:Guid>{6E690C15-FD22-46F4-A1C1-345BD5EA62E2}</b:Guid>
    <b:Author>
      <b:Author>
        <b:NameList>
          <b:Person>
            <b:Last>Scott</b:Last>
            <b:First>Marian</b:First>
          </b:Person>
        </b:NameList>
      </b:Author>
    </b:Author>
    <b:Title>Bayesian Networks A Practical Guide to Applications</b:Title>
    <b:Year>2008</b:Year>
    <b:CountryRegion>UK</b:CountryRegion>
    <b:Publisher>John Wiley &amp; Sons Ltd</b:Publisher>
    <b:RefOrder>9</b:RefOrder>
  </b:Source>
  <b:Source>
    <b:Tag>Mar10</b:Tag>
    <b:SourceType>Book</b:SourceType>
    <b:Guid>{7FE9A9FD-FEE6-4EB6-AFD9-FCBD890E3F6B}</b:Guid>
    <b:Author>
      <b:Author>
        <b:NameList>
          <b:Person>
            <b:Last>Murphy</b:Last>
            <b:First>Mark</b:First>
            <b:Middle>L.</b:Middle>
          </b:Person>
        </b:NameList>
      </b:Author>
    </b:Author>
    <b:Title>Beginning Android 2</b:Title>
    <b:Year>2010</b:Year>
    <b:CountryRegion>USA</b:CountryRegion>
    <b:Publisher>apress</b:Publisher>
    <b:RefOrder>12</b:RefOrder>
  </b:Source>
  <b:Source>
    <b:Tag>Placeholder1</b:Tag>
    <b:SourceType>InternetSite</b:SourceType>
    <b:Guid>{594DB2FB-ED01-4390-A007-7287B8D9D152}</b:Guid>
    <b:Year>2012</b:Year>
    <b:Author>
      <b:Author>
        <b:NameList>
          <b:Person>
            <b:Last>Statistik</b:Last>
            <b:First>Badan</b:First>
            <b:Middle>Pusat</b:Middle>
          </b:Person>
        </b:NameList>
      </b:Author>
    </b:Author>
    <b:InternetSiteTitle>BPS</b:InternetSiteTitle>
    <b:Month>Februari</b:Month>
    <b:Day>2</b:Day>
    <b:YearAccessed>2012</b:YearAccessed>
    <b:MonthAccessed>februari</b:MonthAccessed>
    <b:DayAccessed>3</b:DayAccessed>
    <b:URL>www.bps.go.id/getfile.php?news=904</b:URL>
    <b:Title>Perkembangan Pariwisata dan Transportasi Nasional Desember 2011</b:Title>
    <b:Publisher>Badan Pusat Statistik</b:Publisher>
    <b:RefOrder>1</b:RefOrder>
  </b:Source>
  <b:Source>
    <b:Tag>Ian11</b:Tag>
    <b:SourceType>Book</b:SourceType>
    <b:Guid>{DC0BAA45-C5EB-4276-A54E-43D7ABCF6B3A}</b:Guid>
    <b:Author>
      <b:Author>
        <b:NameList>
          <b:Person>
            <b:Last>Sommerville</b:Last>
            <b:First>Ian</b:First>
          </b:Person>
        </b:NameList>
      </b:Author>
    </b:Author>
    <b:Title>Software Engineering</b:Title>
    <b:Year>2011</b:Year>
    <b:CountryRegion>United States of America</b:CountryRegion>
    <b:Publisher>Addison-Wesley</b:Publisher>
    <b:Edition>9th</b:Edition>
    <b:RefOrder>14</b:RefOrder>
  </b:Source>
  <b:Source>
    <b:Tag>Ian00</b:Tag>
    <b:SourceType>Book</b:SourceType>
    <b:Guid>{79E394E3-2A5D-423A-9A3F-E4FD41F58BA3}</b:Guid>
    <b:Author>
      <b:Author>
        <b:NameList>
          <b:Person>
            <b:Last>Sommerville</b:Last>
            <b:First>Ian</b:First>
          </b:Person>
        </b:NameList>
      </b:Author>
    </b:Author>
    <b:Title>Software Engineering</b:Title>
    <b:Year>2000</b:Year>
    <b:CountryRegion>USA</b:CountryRegion>
    <b:Publisher>Addison-Wesley</b:Publisher>
    <b:Edition>6th</b:Edition>
    <b:RefOrder>15</b:RefOrder>
  </b:Source>
  <b:Source>
    <b:Tag>Ste12</b:Tag>
    <b:SourceType>JournalArticle</b:SourceType>
    <b:Guid>{6C0E2652-3DDF-4D29-BA4D-2A6BB4644444}</b:Guid>
    <b:Title>An ontology-based approach for constructing Bayesian networks</b:Title>
    <b:Year>2012</b:Year>
    <b:Author>
      <b:Author>
        <b:NameList>
          <b:Person>
            <b:Last>Fenz</b:Last>
            <b:First>Stefan</b:First>
          </b:Person>
        </b:NameList>
      </b:Author>
    </b:Author>
    <b:JournalName>Data &amp; Knowledge Engineering</b:JournalName>
    <b:Pages>73-88</b:Pages>
    <b:RefOrder>10</b:RefOrder>
  </b:Source>
  <b:Source>
    <b:Tag>Sch94</b:Tag>
    <b:SourceType>JournalArticle</b:SourceType>
    <b:Guid>{E026C79E-B260-4CE9-B9A3-B41F3A12E181}</b:Guid>
    <b:Title>Disseminating active map information to mobile hosts</b:Title>
    <b:JournalName>IEEE</b:JournalName>
    <b:Year>1994</b:Year>
    <b:Pages>22-32</b:Pages>
    <b:Author>
      <b:Author>
        <b:NameList>
          <b:Person>
            <b:Last>Schilit</b:Last>
            <b:Middle>N</b:Middle>
            <b:First>Bill</b:First>
          </b:Person>
          <b:Person>
            <b:Last>Theimer</b:Last>
            <b:Middle>M</b:Middle>
            <b:First>Marvin</b:First>
          </b:Person>
        </b:NameList>
      </b:Author>
    </b:Author>
    <b:RefOrder>11</b:RefOrder>
  </b:Source>
  <b:Source>
    <b:Tag>Atr93</b:Tag>
    <b:SourceType>JournalArticle</b:SourceType>
    <b:Guid>{FA7309CC-D03E-464C-9E8C-C1330819BE37}</b:Guid>
    <b:Title>A translation approach to portable ontology specifications</b:Title>
    <b:Year>1993</b:Year>
    <b:Author>
      <b:Author>
        <b:NameList>
          <b:Person>
            <b:Last>Gruber</b:Last>
            <b:First>Thomas</b:First>
            <b:Middle>R.</b:Middle>
          </b:Person>
        </b:NameList>
      </b:Author>
    </b:Author>
    <b:JournalName>Knowledge Acquisition</b:JournalName>
    <b:Volume>5</b:Volume>
    <b:RefOrder>8</b:RefOrder>
  </b:Source>
</b:Sources>
</file>

<file path=customXml/itemProps1.xml><?xml version="1.0" encoding="utf-8"?>
<ds:datastoreItem xmlns:ds="http://schemas.openxmlformats.org/officeDocument/2006/customXml" ds:itemID="{B1545C40-AFC2-40FC-BE02-ABCE1C6A7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16</Pages>
  <Words>3417</Words>
  <Characters>19482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akoor</dc:creator>
  <cp:lastModifiedBy>akoor</cp:lastModifiedBy>
  <cp:revision>6</cp:revision>
  <cp:lastPrinted>2012-03-07T00:33:00Z</cp:lastPrinted>
  <dcterms:created xsi:type="dcterms:W3CDTF">2012-03-07T01:16:00Z</dcterms:created>
  <dcterms:modified xsi:type="dcterms:W3CDTF">2012-03-07T02:46:00Z</dcterms:modified>
</cp:coreProperties>
</file>